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1B97A" w14:textId="77777777" w:rsidR="00F66227" w:rsidRDefault="371D490D" w:rsidP="371D490D">
      <w:pPr>
        <w:jc w:val="both"/>
        <w:rPr>
          <w:rStyle w:val="Heading1Char"/>
        </w:rPr>
      </w:pPr>
      <w:r w:rsidRPr="371D490D">
        <w:rPr>
          <w:rStyle w:val="Heading1Char"/>
        </w:rPr>
        <w:t>Question 1</w:t>
      </w:r>
      <w:r w:rsidR="00B54341">
        <w:rPr>
          <w:rStyle w:val="Heading1Char"/>
        </w:rPr>
        <w:t>/4</w:t>
      </w:r>
      <w:r w:rsidRPr="371D490D">
        <w:rPr>
          <w:rStyle w:val="Heading1Char"/>
        </w:rPr>
        <w:t xml:space="preserve"> (4 points)</w:t>
      </w:r>
    </w:p>
    <w:p w14:paraId="3A7FC950" w14:textId="42571914" w:rsidR="000940EB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371D490D">
        <w:rPr>
          <w:rFonts w:ascii="Arial" w:hAnsi="Arial" w:cs="Arial"/>
          <w:sz w:val="24"/>
          <w:szCs w:val="24"/>
        </w:rPr>
        <w:t xml:space="preserve">Write a method </w:t>
      </w:r>
      <w:r w:rsidR="001D2838">
        <w:rPr>
          <w:rFonts w:ascii="Arial" w:hAnsi="Arial" w:cs="Arial"/>
          <w:b/>
          <w:bCs/>
          <w:sz w:val="24"/>
          <w:szCs w:val="24"/>
        </w:rPr>
        <w:t>LinkedList</w:t>
      </w:r>
      <w:r w:rsidRPr="371D490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="001D2838">
        <w:rPr>
          <w:rFonts w:ascii="Arial" w:hAnsi="Arial" w:cs="Arial"/>
          <w:b/>
          <w:bCs/>
          <w:sz w:val="24"/>
          <w:szCs w:val="24"/>
        </w:rPr>
        <w:t>extractOdds</w:t>
      </w:r>
      <w:proofErr w:type="spellEnd"/>
      <w:r w:rsidRPr="371D490D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371D490D">
        <w:rPr>
          <w:rFonts w:ascii="Arial" w:hAnsi="Arial" w:cs="Arial"/>
          <w:b/>
          <w:bCs/>
          <w:sz w:val="24"/>
          <w:szCs w:val="24"/>
        </w:rPr>
        <w:t>)</w:t>
      </w:r>
      <w:r w:rsidRPr="371D490D">
        <w:rPr>
          <w:rFonts w:ascii="Arial" w:hAnsi="Arial" w:cs="Arial"/>
          <w:sz w:val="24"/>
          <w:szCs w:val="24"/>
        </w:rPr>
        <w:t xml:space="preserve"> on the LinkedList class that traverses the list </w:t>
      </w:r>
      <w:r w:rsidR="00B805B5">
        <w:rPr>
          <w:rFonts w:ascii="Arial" w:hAnsi="Arial" w:cs="Arial"/>
          <w:sz w:val="24"/>
          <w:szCs w:val="24"/>
        </w:rPr>
        <w:t xml:space="preserve">and extracts </w:t>
      </w:r>
      <w:r w:rsidR="00746D71">
        <w:rPr>
          <w:rFonts w:ascii="Arial" w:hAnsi="Arial" w:cs="Arial"/>
          <w:sz w:val="24"/>
          <w:szCs w:val="24"/>
        </w:rPr>
        <w:t xml:space="preserve">the odd elements (in-place) and </w:t>
      </w:r>
      <w:r w:rsidR="000A76E6">
        <w:rPr>
          <w:rFonts w:ascii="Arial" w:hAnsi="Arial" w:cs="Arial"/>
          <w:sz w:val="24"/>
          <w:szCs w:val="24"/>
        </w:rPr>
        <w:t xml:space="preserve">returns a new </w:t>
      </w:r>
      <w:r w:rsidR="0014072A">
        <w:rPr>
          <w:rFonts w:ascii="Arial" w:hAnsi="Arial" w:cs="Arial"/>
          <w:sz w:val="24"/>
          <w:szCs w:val="24"/>
        </w:rPr>
        <w:t xml:space="preserve">linked </w:t>
      </w:r>
      <w:r w:rsidR="000A76E6">
        <w:rPr>
          <w:rFonts w:ascii="Arial" w:hAnsi="Arial" w:cs="Arial"/>
          <w:sz w:val="24"/>
          <w:szCs w:val="24"/>
        </w:rPr>
        <w:t xml:space="preserve">list </w:t>
      </w:r>
      <w:r w:rsidR="0014072A">
        <w:rPr>
          <w:rFonts w:ascii="Arial" w:hAnsi="Arial" w:cs="Arial"/>
          <w:sz w:val="24"/>
          <w:szCs w:val="24"/>
        </w:rPr>
        <w:t>with the extracted elements</w:t>
      </w:r>
      <w:r w:rsidRPr="371D490D">
        <w:rPr>
          <w:rFonts w:ascii="Arial" w:hAnsi="Arial" w:cs="Arial"/>
          <w:sz w:val="24"/>
          <w:szCs w:val="24"/>
        </w:rPr>
        <w:t>.</w:t>
      </w:r>
    </w:p>
    <w:p w14:paraId="5D267BF2" w14:textId="77777777" w:rsidR="000940EB" w:rsidRDefault="000940EB" w:rsidP="000940E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3DFDF65" w14:textId="3400FB65" w:rsidR="000940EB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371D490D">
        <w:rPr>
          <w:rFonts w:ascii="Arial" w:hAnsi="Arial" w:cs="Arial"/>
          <w:sz w:val="24"/>
          <w:szCs w:val="24"/>
        </w:rPr>
        <w:t xml:space="preserve">For example, </w:t>
      </w:r>
      <w:r w:rsidR="00D84EF1">
        <w:rPr>
          <w:rFonts w:ascii="Arial" w:hAnsi="Arial" w:cs="Arial"/>
          <w:sz w:val="24"/>
          <w:szCs w:val="24"/>
        </w:rPr>
        <w:t>for the following list</w:t>
      </w:r>
      <w:r w:rsidRPr="371D490D">
        <w:rPr>
          <w:rFonts w:ascii="Arial" w:hAnsi="Arial" w:cs="Arial"/>
          <w:sz w:val="24"/>
          <w:szCs w:val="24"/>
        </w:rPr>
        <w:t>:</w:t>
      </w:r>
    </w:p>
    <w:p w14:paraId="43EF9E7C" w14:textId="77777777" w:rsidR="000940EB" w:rsidRDefault="000940EB" w:rsidP="000940E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CBCB89F" w14:textId="1F6E0276" w:rsidR="000940EB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371D490D">
        <w:rPr>
          <w:rFonts w:ascii="Arial" w:hAnsi="Arial" w:cs="Arial"/>
          <w:sz w:val="24"/>
          <w:szCs w:val="24"/>
        </w:rPr>
        <w:t>1 -&gt; 2 -&gt; 3 -&gt; 4 -&gt; 5 -&gt; 6 -&gt; 7 -&gt; 8 -&gt; 9 -&gt; 10 -&gt; 11</w:t>
      </w:r>
    </w:p>
    <w:p w14:paraId="6F03A152" w14:textId="77777777" w:rsidR="000940EB" w:rsidRDefault="000940EB" w:rsidP="000940E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AE91048" w14:textId="2D9FCD24" w:rsidR="000940EB" w:rsidRDefault="00474258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original list </w:t>
      </w:r>
      <w:r w:rsidR="00307ABE">
        <w:rPr>
          <w:rFonts w:ascii="Arial" w:hAnsi="Arial" w:cs="Arial"/>
          <w:sz w:val="24"/>
          <w:szCs w:val="24"/>
        </w:rPr>
        <w:t>would have following elements:</w:t>
      </w:r>
    </w:p>
    <w:p w14:paraId="4A225C78" w14:textId="77777777" w:rsidR="000940EB" w:rsidRDefault="000940EB" w:rsidP="000940E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9C7F9D7" w14:textId="77777777" w:rsidR="00307ABE" w:rsidRDefault="371D490D" w:rsidP="00307A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371D490D">
        <w:rPr>
          <w:rFonts w:ascii="Arial" w:hAnsi="Arial" w:cs="Arial"/>
          <w:sz w:val="24"/>
          <w:szCs w:val="24"/>
        </w:rPr>
        <w:t xml:space="preserve">2 -&gt; </w:t>
      </w:r>
      <w:r w:rsidR="00474258">
        <w:rPr>
          <w:rFonts w:ascii="Arial" w:hAnsi="Arial" w:cs="Arial"/>
          <w:sz w:val="24"/>
          <w:szCs w:val="24"/>
        </w:rPr>
        <w:t>4</w:t>
      </w:r>
      <w:r w:rsidRPr="371D490D">
        <w:rPr>
          <w:rFonts w:ascii="Arial" w:hAnsi="Arial" w:cs="Arial"/>
          <w:sz w:val="24"/>
          <w:szCs w:val="24"/>
        </w:rPr>
        <w:t xml:space="preserve"> -&gt; 6 -&gt; </w:t>
      </w:r>
      <w:r w:rsidR="00474258">
        <w:rPr>
          <w:rFonts w:ascii="Arial" w:hAnsi="Arial" w:cs="Arial"/>
          <w:sz w:val="24"/>
          <w:szCs w:val="24"/>
        </w:rPr>
        <w:t>8</w:t>
      </w:r>
      <w:r w:rsidRPr="371D490D">
        <w:rPr>
          <w:rFonts w:ascii="Arial" w:hAnsi="Arial" w:cs="Arial"/>
          <w:sz w:val="24"/>
          <w:szCs w:val="24"/>
        </w:rPr>
        <w:t xml:space="preserve"> -&gt; </w:t>
      </w:r>
      <w:r w:rsidR="00474258">
        <w:rPr>
          <w:rFonts w:ascii="Arial" w:hAnsi="Arial" w:cs="Arial"/>
          <w:sz w:val="24"/>
          <w:szCs w:val="24"/>
        </w:rPr>
        <w:t>10</w:t>
      </w:r>
    </w:p>
    <w:p w14:paraId="7C8E708B" w14:textId="70364965" w:rsidR="00307ABE" w:rsidRDefault="00307ABE" w:rsidP="00307A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DAA9EFA" w14:textId="0A5A9399" w:rsidR="00307ABE" w:rsidRDefault="00307ABE" w:rsidP="00307A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the newly created </w:t>
      </w:r>
      <w:r w:rsidR="00D032B6">
        <w:rPr>
          <w:rFonts w:ascii="Arial" w:hAnsi="Arial" w:cs="Arial"/>
          <w:sz w:val="24"/>
          <w:szCs w:val="24"/>
        </w:rPr>
        <w:t xml:space="preserve">and returned </w:t>
      </w:r>
      <w:r>
        <w:rPr>
          <w:rFonts w:ascii="Arial" w:hAnsi="Arial" w:cs="Arial"/>
          <w:sz w:val="24"/>
          <w:szCs w:val="24"/>
        </w:rPr>
        <w:t>list would contain:</w:t>
      </w:r>
    </w:p>
    <w:p w14:paraId="189A59F5" w14:textId="77777777" w:rsidR="00307ABE" w:rsidRDefault="00307ABE" w:rsidP="00307A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DD0DAC6" w14:textId="60EDB869" w:rsidR="00307ABE" w:rsidRDefault="00307ABE" w:rsidP="00307AB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371D490D">
        <w:rPr>
          <w:rFonts w:ascii="Arial" w:hAnsi="Arial" w:cs="Arial"/>
          <w:sz w:val="24"/>
          <w:szCs w:val="24"/>
        </w:rPr>
        <w:t>1 -&gt; 3 -&gt; 5 -&gt; 7 -&gt; 9 -&gt; 11</w:t>
      </w:r>
    </w:p>
    <w:p w14:paraId="35A635A8" w14:textId="36111DF2" w:rsidR="0080739D" w:rsidRDefault="1051FD4B">
      <w:pPr>
        <w:rPr>
          <w:ins w:id="0" w:author="Omelina, Lubos" w:date="2018-08-20T16:59:00Z"/>
          <w:rStyle w:val="Heading1Char"/>
        </w:rPr>
      </w:pPr>
      <w:r w:rsidRPr="371D490D">
        <w:rPr>
          <w:rStyle w:val="Heading1Char"/>
        </w:rPr>
        <w:br w:type="page"/>
      </w:r>
      <w:ins w:id="1" w:author="Omelina, Lubos" w:date="2018-08-20T16:59:00Z">
        <w:r w:rsidR="0080739D">
          <w:rPr>
            <w:rStyle w:val="Heading1Char"/>
          </w:rPr>
          <w:br w:type="page"/>
        </w:r>
      </w:ins>
    </w:p>
    <w:p w14:paraId="49B6AC4C" w14:textId="77777777" w:rsidR="002B1A17" w:rsidRPr="000940EB" w:rsidRDefault="002B1A17" w:rsidP="00307ABE">
      <w:pPr>
        <w:widowControl w:val="0"/>
        <w:autoSpaceDE w:val="0"/>
        <w:autoSpaceDN w:val="0"/>
        <w:adjustRightInd w:val="0"/>
        <w:spacing w:after="0" w:line="240" w:lineRule="auto"/>
        <w:rPr>
          <w:rStyle w:val="Heading1Char"/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</w:p>
    <w:p w14:paraId="24C5676C" w14:textId="77777777" w:rsidR="0068623F" w:rsidRDefault="371D490D" w:rsidP="371D490D">
      <w:pPr>
        <w:jc w:val="both"/>
        <w:rPr>
          <w:rStyle w:val="Heading1Char"/>
        </w:rPr>
      </w:pPr>
      <w:r w:rsidRPr="371D490D">
        <w:rPr>
          <w:rStyle w:val="Heading1Char"/>
        </w:rPr>
        <w:t>Question 2</w:t>
      </w:r>
      <w:r w:rsidR="00B54341">
        <w:rPr>
          <w:rStyle w:val="Heading1Char"/>
        </w:rPr>
        <w:t>/4</w:t>
      </w:r>
      <w:r w:rsidRPr="371D490D">
        <w:rPr>
          <w:rStyle w:val="Heading1Char"/>
        </w:rPr>
        <w:t xml:space="preserve"> (6 points)</w:t>
      </w:r>
    </w:p>
    <w:p w14:paraId="40CA9F0D" w14:textId="681FF904" w:rsidR="003910BE" w:rsidRPr="003B42FC" w:rsidRDefault="00EF3389" w:rsidP="003B42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3B42FC">
        <w:rPr>
          <w:rFonts w:ascii="Arial" w:eastAsia="Arial" w:hAnsi="Arial" w:cs="Arial"/>
          <w:sz w:val="24"/>
          <w:szCs w:val="24"/>
        </w:rPr>
        <w:t>In a binary tree (</w:t>
      </w:r>
      <w:r w:rsidRPr="003B42FC">
        <w:rPr>
          <w:rFonts w:ascii="Arial" w:eastAsia="Arial" w:hAnsi="Arial" w:cs="Arial"/>
          <w:b/>
          <w:bCs/>
          <w:sz w:val="24"/>
          <w:szCs w:val="24"/>
        </w:rPr>
        <w:t>not</w:t>
      </w:r>
      <w:r w:rsidRPr="003B42FC">
        <w:rPr>
          <w:rFonts w:ascii="Arial" w:eastAsia="Arial" w:hAnsi="Arial" w:cs="Arial"/>
          <w:sz w:val="24"/>
          <w:szCs w:val="24"/>
        </w:rPr>
        <w:t xml:space="preserve"> a binary search tree), the elements are not ordered</w:t>
      </w:r>
      <w:r w:rsidR="00DB3E5B" w:rsidRPr="003B42FC">
        <w:rPr>
          <w:rFonts w:ascii="Arial" w:eastAsia="Arial" w:hAnsi="Arial" w:cs="Arial"/>
          <w:sz w:val="24"/>
          <w:szCs w:val="24"/>
        </w:rPr>
        <w:t>. It means that for a given node</w:t>
      </w:r>
      <w:r w:rsidR="00AE474D" w:rsidRPr="003B42FC">
        <w:rPr>
          <w:rFonts w:ascii="Arial" w:eastAsia="Arial" w:hAnsi="Arial" w:cs="Arial"/>
          <w:sz w:val="24"/>
          <w:szCs w:val="24"/>
        </w:rPr>
        <w:t>, both children can be larger or smaller</w:t>
      </w:r>
      <w:r w:rsidR="00615DCA" w:rsidRPr="003B42FC">
        <w:rPr>
          <w:rFonts w:ascii="Arial" w:eastAsia="Arial" w:hAnsi="Arial" w:cs="Arial"/>
          <w:sz w:val="24"/>
          <w:szCs w:val="24"/>
        </w:rPr>
        <w:t>.</w:t>
      </w:r>
      <w:r w:rsidR="005F4C6C" w:rsidRPr="003B42FC">
        <w:rPr>
          <w:rFonts w:ascii="Arial" w:eastAsia="Arial" w:hAnsi="Arial" w:cs="Arial"/>
          <w:sz w:val="24"/>
          <w:szCs w:val="24"/>
        </w:rPr>
        <w:t xml:space="preserve"> </w:t>
      </w:r>
      <w:r w:rsidR="28E49EC1" w:rsidRPr="003B42FC">
        <w:rPr>
          <w:rFonts w:ascii="Arial" w:eastAsia="Arial" w:hAnsi="Arial" w:cs="Arial"/>
          <w:sz w:val="24"/>
          <w:szCs w:val="24"/>
        </w:rPr>
        <w:t xml:space="preserve"> </w:t>
      </w:r>
      <w:r w:rsidR="508BB4CF" w:rsidRPr="003B42FC">
        <w:rPr>
          <w:rFonts w:ascii="Arial" w:eastAsia="Arial" w:hAnsi="Arial" w:cs="Arial"/>
          <w:sz w:val="24"/>
          <w:szCs w:val="24"/>
        </w:rPr>
        <w:t xml:space="preserve">It is possible that the same </w:t>
      </w:r>
      <w:r w:rsidR="670A15D1" w:rsidRPr="003B42FC">
        <w:rPr>
          <w:rFonts w:ascii="Arial" w:eastAsia="Arial" w:hAnsi="Arial" w:cs="Arial"/>
          <w:sz w:val="24"/>
          <w:szCs w:val="24"/>
        </w:rPr>
        <w:t xml:space="preserve">element even occurs more than once in the tree. </w:t>
      </w:r>
      <w:r w:rsidR="00DB204C" w:rsidRPr="003B42FC">
        <w:rPr>
          <w:rFonts w:ascii="Arial" w:eastAsia="Arial" w:hAnsi="Arial" w:cs="Arial"/>
          <w:sz w:val="24"/>
          <w:szCs w:val="24"/>
        </w:rPr>
        <w:t xml:space="preserve">Let’s suppose </w:t>
      </w:r>
      <w:r w:rsidR="001838A1" w:rsidRPr="003B42FC">
        <w:rPr>
          <w:rFonts w:ascii="Arial" w:eastAsia="Arial" w:hAnsi="Arial" w:cs="Arial"/>
          <w:sz w:val="24"/>
          <w:szCs w:val="24"/>
        </w:rPr>
        <w:t xml:space="preserve">you need to extend </w:t>
      </w:r>
      <w:r w:rsidR="35A1E4ED" w:rsidRPr="003B42FC">
        <w:rPr>
          <w:rFonts w:ascii="Arial" w:eastAsia="Arial" w:hAnsi="Arial" w:cs="Arial"/>
          <w:sz w:val="24"/>
          <w:szCs w:val="24"/>
        </w:rPr>
        <w:t xml:space="preserve">the </w:t>
      </w:r>
      <w:r w:rsidR="001838A1" w:rsidRPr="003B42FC">
        <w:rPr>
          <w:rFonts w:ascii="Arial" w:eastAsia="Arial" w:hAnsi="Arial" w:cs="Arial"/>
          <w:sz w:val="24"/>
          <w:szCs w:val="24"/>
        </w:rPr>
        <w:t xml:space="preserve">implementation of </w:t>
      </w:r>
      <w:r w:rsidR="00E70921" w:rsidRPr="003B42FC">
        <w:rPr>
          <w:rFonts w:ascii="Arial" w:eastAsia="Arial" w:hAnsi="Arial" w:cs="Arial"/>
          <w:sz w:val="24"/>
          <w:szCs w:val="24"/>
        </w:rPr>
        <w:t>this</w:t>
      </w:r>
      <w:r w:rsidR="001838A1" w:rsidRPr="003B42FC">
        <w:rPr>
          <w:rFonts w:ascii="Arial" w:eastAsia="Arial" w:hAnsi="Arial" w:cs="Arial"/>
          <w:sz w:val="24"/>
          <w:szCs w:val="24"/>
        </w:rPr>
        <w:t xml:space="preserve"> binary tree</w:t>
      </w:r>
      <w:r w:rsidR="00D41E4D" w:rsidRPr="003B42FC">
        <w:rPr>
          <w:rFonts w:ascii="Arial" w:eastAsia="Arial" w:hAnsi="Arial" w:cs="Arial"/>
          <w:sz w:val="24"/>
          <w:szCs w:val="24"/>
        </w:rPr>
        <w:t xml:space="preserve"> (</w:t>
      </w:r>
      <w:r w:rsidR="00D41E4D" w:rsidRPr="003B42FC">
        <w:rPr>
          <w:rFonts w:ascii="Arial" w:eastAsia="Arial" w:hAnsi="Arial" w:cs="Arial"/>
          <w:i/>
          <w:iCs/>
          <w:sz w:val="24"/>
          <w:szCs w:val="24"/>
        </w:rPr>
        <w:t>not binary search tree</w:t>
      </w:r>
      <w:r w:rsidR="00D41E4D" w:rsidRPr="003B42FC">
        <w:rPr>
          <w:rFonts w:ascii="Arial" w:eastAsia="Arial" w:hAnsi="Arial" w:cs="Arial"/>
          <w:sz w:val="24"/>
          <w:szCs w:val="24"/>
        </w:rPr>
        <w:t>)</w:t>
      </w:r>
      <w:r w:rsidR="005C71AE" w:rsidRPr="003B42FC">
        <w:rPr>
          <w:rFonts w:ascii="Arial" w:eastAsia="Arial" w:hAnsi="Arial" w:cs="Arial"/>
          <w:sz w:val="24"/>
          <w:szCs w:val="24"/>
        </w:rPr>
        <w:t xml:space="preserve"> storing numbers</w:t>
      </w:r>
      <w:r w:rsidR="001838A1" w:rsidRPr="003B42FC">
        <w:rPr>
          <w:rFonts w:ascii="Arial" w:eastAsia="Arial" w:hAnsi="Arial" w:cs="Arial"/>
          <w:sz w:val="24"/>
          <w:szCs w:val="24"/>
        </w:rPr>
        <w:t xml:space="preserve">, but you don’t have access to </w:t>
      </w:r>
      <w:r w:rsidR="002E6E13" w:rsidRPr="003B42FC">
        <w:rPr>
          <w:rFonts w:ascii="Arial" w:eastAsia="Arial" w:hAnsi="Arial" w:cs="Arial"/>
          <w:sz w:val="24"/>
          <w:szCs w:val="24"/>
        </w:rPr>
        <w:t>other methods of the tree, only the root node.</w:t>
      </w:r>
    </w:p>
    <w:p w14:paraId="76D14888" w14:textId="13E7B54C" w:rsidR="000B1AD7" w:rsidRPr="004A7039" w:rsidRDefault="000B1AD7" w:rsidP="003B42F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Arial" w:hAnsi="Arial" w:cs="Arial"/>
          <w:i/>
          <w:iCs/>
          <w:sz w:val="24"/>
          <w:szCs w:val="24"/>
        </w:rPr>
      </w:pPr>
      <w:r w:rsidRPr="003B42FC">
        <w:rPr>
          <w:rFonts w:ascii="Arial" w:eastAsia="Arial" w:hAnsi="Arial" w:cs="Arial"/>
          <w:i/>
          <w:iCs/>
          <w:sz w:val="24"/>
          <w:szCs w:val="24"/>
        </w:rPr>
        <w:t xml:space="preserve">Hint: </w:t>
      </w:r>
      <w:r w:rsidR="3EDA581C" w:rsidRPr="003B42FC">
        <w:rPr>
          <w:rFonts w:ascii="Arial" w:eastAsia="Arial" w:hAnsi="Arial" w:cs="Arial"/>
          <w:i/>
          <w:iCs/>
          <w:sz w:val="24"/>
          <w:szCs w:val="24"/>
        </w:rPr>
        <w:t>For some questions y</w:t>
      </w:r>
      <w:r w:rsidRPr="003B42FC">
        <w:rPr>
          <w:rFonts w:ascii="Arial" w:eastAsia="Arial" w:hAnsi="Arial" w:cs="Arial"/>
          <w:i/>
          <w:iCs/>
          <w:sz w:val="24"/>
          <w:szCs w:val="24"/>
        </w:rPr>
        <w:t xml:space="preserve">ou </w:t>
      </w:r>
      <w:r w:rsidR="3EDA581C" w:rsidRPr="003B42FC">
        <w:rPr>
          <w:rFonts w:ascii="Arial" w:eastAsia="Arial" w:hAnsi="Arial" w:cs="Arial"/>
          <w:i/>
          <w:iCs/>
          <w:sz w:val="24"/>
          <w:szCs w:val="24"/>
        </w:rPr>
        <w:t xml:space="preserve">could </w:t>
      </w:r>
      <w:r w:rsidRPr="003B42FC">
        <w:rPr>
          <w:rFonts w:ascii="Arial" w:eastAsia="Arial" w:hAnsi="Arial" w:cs="Arial"/>
          <w:i/>
          <w:iCs/>
          <w:sz w:val="24"/>
          <w:szCs w:val="24"/>
        </w:rPr>
        <w:t xml:space="preserve">use a Vector or a LinkedList implementation that has </w:t>
      </w:r>
      <w:r w:rsidR="12181044" w:rsidRPr="003B42FC">
        <w:rPr>
          <w:rFonts w:ascii="Arial" w:eastAsia="Arial" w:hAnsi="Arial" w:cs="Arial"/>
          <w:i/>
          <w:iCs/>
          <w:sz w:val="24"/>
          <w:szCs w:val="24"/>
        </w:rPr>
        <w:t xml:space="preserve">the </w:t>
      </w:r>
      <w:proofErr w:type="spellStart"/>
      <w:proofErr w:type="gramStart"/>
      <w:r w:rsidRPr="003B42FC">
        <w:rPr>
          <w:rFonts w:ascii="Arial" w:eastAsia="Arial" w:hAnsi="Arial" w:cs="Arial"/>
          <w:i/>
          <w:iCs/>
          <w:sz w:val="24"/>
          <w:szCs w:val="24"/>
        </w:rPr>
        <w:t>addSorted</w:t>
      </w:r>
      <w:proofErr w:type="spellEnd"/>
      <w:r w:rsidRPr="003B42FC">
        <w:rPr>
          <w:rFonts w:ascii="Arial" w:eastAsia="Arial" w:hAnsi="Arial" w:cs="Arial"/>
          <w:i/>
          <w:iCs/>
          <w:sz w:val="24"/>
          <w:szCs w:val="24"/>
        </w:rPr>
        <w:t>(</w:t>
      </w:r>
      <w:proofErr w:type="gramEnd"/>
      <w:r w:rsidRPr="003B42FC">
        <w:rPr>
          <w:rFonts w:ascii="Arial" w:eastAsia="Arial" w:hAnsi="Arial" w:cs="Arial"/>
          <w:i/>
          <w:iCs/>
          <w:sz w:val="24"/>
          <w:szCs w:val="24"/>
        </w:rPr>
        <w:t>…) method</w:t>
      </w:r>
      <w:r w:rsidR="00B41C6D" w:rsidRPr="003B42FC">
        <w:rPr>
          <w:rFonts w:ascii="Arial" w:eastAsia="Arial" w:hAnsi="Arial" w:cs="Arial"/>
          <w:i/>
          <w:iCs/>
          <w:sz w:val="24"/>
          <w:szCs w:val="24"/>
        </w:rPr>
        <w:t>.</w:t>
      </w:r>
    </w:p>
    <w:p w14:paraId="4A29A68F" w14:textId="5FA12C9E" w:rsidR="00D41E4D" w:rsidRDefault="00D41E4D" w:rsidP="00E35BE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05845D2" w14:textId="77777777" w:rsidR="008675A5" w:rsidRDefault="00E35BE7" w:rsidP="00802545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675A5">
        <w:rPr>
          <w:rFonts w:ascii="Arial" w:hAnsi="Arial" w:cs="Arial"/>
          <w:sz w:val="24"/>
          <w:szCs w:val="24"/>
        </w:rPr>
        <w:t>Write a method</w:t>
      </w:r>
      <w:r w:rsidR="00EA04F7" w:rsidRPr="008675A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04F7" w:rsidRPr="008675A5">
        <w:rPr>
          <w:rFonts w:ascii="Arial" w:hAnsi="Arial" w:cs="Arial"/>
          <w:b/>
          <w:sz w:val="24"/>
          <w:szCs w:val="24"/>
        </w:rPr>
        <w:t>boolean</w:t>
      </w:r>
      <w:proofErr w:type="spellEnd"/>
      <w:r w:rsidR="00EA04F7" w:rsidRPr="008675A5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EA04F7" w:rsidRPr="008675A5">
        <w:rPr>
          <w:rFonts w:ascii="Arial" w:hAnsi="Arial" w:cs="Arial"/>
          <w:b/>
          <w:sz w:val="24"/>
          <w:szCs w:val="24"/>
        </w:rPr>
        <w:t>equals(</w:t>
      </w:r>
      <w:proofErr w:type="spellStart"/>
      <w:proofErr w:type="gramEnd"/>
      <w:r w:rsidR="002E6E13" w:rsidRPr="008675A5">
        <w:rPr>
          <w:rFonts w:ascii="Arial" w:hAnsi="Arial" w:cs="Arial"/>
          <w:b/>
          <w:sz w:val="24"/>
          <w:szCs w:val="24"/>
        </w:rPr>
        <w:t>TreeNode</w:t>
      </w:r>
      <w:proofErr w:type="spellEnd"/>
      <w:r w:rsidR="002E6E13" w:rsidRPr="008675A5">
        <w:rPr>
          <w:rFonts w:ascii="Arial" w:hAnsi="Arial" w:cs="Arial"/>
          <w:b/>
          <w:sz w:val="24"/>
          <w:szCs w:val="24"/>
        </w:rPr>
        <w:t xml:space="preserve"> root</w:t>
      </w:r>
      <w:r w:rsidR="00C83C4E" w:rsidRPr="008675A5">
        <w:rPr>
          <w:rFonts w:ascii="Arial" w:hAnsi="Arial" w:cs="Arial"/>
          <w:b/>
          <w:sz w:val="24"/>
          <w:szCs w:val="24"/>
        </w:rPr>
        <w:t xml:space="preserve">1, </w:t>
      </w:r>
      <w:proofErr w:type="spellStart"/>
      <w:r w:rsidR="00C83C4E" w:rsidRPr="008675A5">
        <w:rPr>
          <w:rFonts w:ascii="Arial" w:hAnsi="Arial" w:cs="Arial"/>
          <w:b/>
          <w:sz w:val="24"/>
          <w:szCs w:val="24"/>
        </w:rPr>
        <w:t>TreeNode</w:t>
      </w:r>
      <w:proofErr w:type="spellEnd"/>
      <w:r w:rsidR="00C83C4E" w:rsidRPr="008675A5">
        <w:rPr>
          <w:rFonts w:ascii="Arial" w:hAnsi="Arial" w:cs="Arial"/>
          <w:b/>
          <w:sz w:val="24"/>
          <w:szCs w:val="24"/>
        </w:rPr>
        <w:t xml:space="preserve"> root2</w:t>
      </w:r>
      <w:r w:rsidR="00EA04F7" w:rsidRPr="008675A5">
        <w:rPr>
          <w:rFonts w:ascii="Arial" w:hAnsi="Arial" w:cs="Arial"/>
          <w:b/>
          <w:sz w:val="24"/>
          <w:szCs w:val="24"/>
        </w:rPr>
        <w:t>)</w:t>
      </w:r>
      <w:r w:rsidRPr="008675A5">
        <w:rPr>
          <w:rFonts w:ascii="Arial" w:hAnsi="Arial" w:cs="Arial"/>
          <w:sz w:val="24"/>
          <w:szCs w:val="24"/>
        </w:rPr>
        <w:t xml:space="preserve"> that check</w:t>
      </w:r>
      <w:r w:rsidR="00126DBE" w:rsidRPr="008675A5">
        <w:rPr>
          <w:rFonts w:ascii="Arial" w:hAnsi="Arial" w:cs="Arial"/>
          <w:sz w:val="24"/>
          <w:szCs w:val="24"/>
        </w:rPr>
        <w:t>s</w:t>
      </w:r>
      <w:r w:rsidRPr="008675A5">
        <w:rPr>
          <w:rFonts w:ascii="Arial" w:hAnsi="Arial" w:cs="Arial"/>
          <w:sz w:val="24"/>
          <w:szCs w:val="24"/>
        </w:rPr>
        <w:t xml:space="preserve"> if the two binary trees</w:t>
      </w:r>
      <w:r w:rsidR="002F07F1" w:rsidRPr="008675A5">
        <w:rPr>
          <w:rFonts w:ascii="Arial" w:hAnsi="Arial" w:cs="Arial"/>
          <w:sz w:val="24"/>
          <w:szCs w:val="24"/>
        </w:rPr>
        <w:t xml:space="preserve"> are structurally identical</w:t>
      </w:r>
      <w:r w:rsidRPr="008675A5">
        <w:rPr>
          <w:rFonts w:ascii="Arial" w:hAnsi="Arial" w:cs="Arial"/>
          <w:sz w:val="24"/>
          <w:szCs w:val="24"/>
        </w:rPr>
        <w:t xml:space="preserve"> - they </w:t>
      </w:r>
      <w:r w:rsidR="007C4420" w:rsidRPr="008675A5">
        <w:rPr>
          <w:rFonts w:ascii="Arial" w:hAnsi="Arial" w:cs="Arial"/>
          <w:sz w:val="24"/>
          <w:szCs w:val="24"/>
        </w:rPr>
        <w:t>contain</w:t>
      </w:r>
      <w:r w:rsidRPr="008675A5">
        <w:rPr>
          <w:rFonts w:ascii="Arial" w:hAnsi="Arial" w:cs="Arial"/>
          <w:sz w:val="24"/>
          <w:szCs w:val="24"/>
        </w:rPr>
        <w:t xml:space="preserve"> nodes with the same values arranged in the same way.</w:t>
      </w:r>
    </w:p>
    <w:p w14:paraId="705B4028" w14:textId="77777777" w:rsidR="008675A5" w:rsidRDefault="00795E5C" w:rsidP="00636090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675A5">
        <w:rPr>
          <w:rFonts w:ascii="Arial" w:hAnsi="Arial" w:cs="Arial"/>
          <w:sz w:val="24"/>
          <w:szCs w:val="24"/>
        </w:rPr>
        <w:t>What is the time complexity of the method provided</w:t>
      </w:r>
      <w:r w:rsidR="00331FD7" w:rsidRPr="008675A5">
        <w:rPr>
          <w:rFonts w:ascii="Arial" w:hAnsi="Arial" w:cs="Arial"/>
          <w:sz w:val="24"/>
          <w:szCs w:val="24"/>
        </w:rPr>
        <w:t xml:space="preserve"> in </w:t>
      </w:r>
      <w:r w:rsidR="00331FD7" w:rsidRPr="008675A5">
        <w:rPr>
          <w:rFonts w:ascii="Arial" w:hAnsi="Arial" w:cs="Arial"/>
          <w:i/>
          <w:sz w:val="24"/>
          <w:szCs w:val="24"/>
        </w:rPr>
        <w:t>a)</w:t>
      </w:r>
      <w:r w:rsidRPr="008675A5">
        <w:rPr>
          <w:rFonts w:ascii="Arial" w:hAnsi="Arial" w:cs="Arial"/>
          <w:sz w:val="24"/>
          <w:szCs w:val="24"/>
        </w:rPr>
        <w:t>?</w:t>
      </w:r>
    </w:p>
    <w:p w14:paraId="24ECB574" w14:textId="77777777" w:rsidR="008675A5" w:rsidRDefault="009A57B4" w:rsidP="00042ADE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675A5">
        <w:rPr>
          <w:rFonts w:ascii="Arial" w:hAnsi="Arial" w:cs="Arial"/>
          <w:sz w:val="24"/>
          <w:szCs w:val="24"/>
        </w:rPr>
        <w:t xml:space="preserve">Write a method </w:t>
      </w:r>
      <w:proofErr w:type="spellStart"/>
      <w:r w:rsidRPr="008675A5">
        <w:rPr>
          <w:rFonts w:ascii="Arial" w:hAnsi="Arial" w:cs="Arial"/>
          <w:b/>
          <w:sz w:val="24"/>
          <w:szCs w:val="24"/>
        </w:rPr>
        <w:t>boolean</w:t>
      </w:r>
      <w:proofErr w:type="spellEnd"/>
      <w:r w:rsidRPr="008675A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proofErr w:type="gramStart"/>
      <w:r w:rsidRPr="008675A5">
        <w:rPr>
          <w:rFonts w:ascii="Arial" w:hAnsi="Arial" w:cs="Arial"/>
          <w:b/>
          <w:sz w:val="24"/>
          <w:szCs w:val="24"/>
        </w:rPr>
        <w:t>valuesEqual</w:t>
      </w:r>
      <w:proofErr w:type="spellEnd"/>
      <w:r w:rsidRPr="008675A5">
        <w:rPr>
          <w:rFonts w:ascii="Arial" w:hAnsi="Arial" w:cs="Arial"/>
          <w:b/>
          <w:sz w:val="24"/>
          <w:szCs w:val="24"/>
        </w:rPr>
        <w:t>(</w:t>
      </w:r>
      <w:proofErr w:type="spellStart"/>
      <w:proofErr w:type="gramEnd"/>
      <w:r w:rsidR="00C83C4E" w:rsidRPr="008675A5">
        <w:rPr>
          <w:rFonts w:ascii="Arial" w:hAnsi="Arial" w:cs="Arial"/>
          <w:b/>
          <w:sz w:val="24"/>
          <w:szCs w:val="24"/>
        </w:rPr>
        <w:t>TreeNode</w:t>
      </w:r>
      <w:proofErr w:type="spellEnd"/>
      <w:r w:rsidR="00C83C4E" w:rsidRPr="008675A5">
        <w:rPr>
          <w:rFonts w:ascii="Arial" w:hAnsi="Arial" w:cs="Arial"/>
          <w:b/>
          <w:sz w:val="24"/>
          <w:szCs w:val="24"/>
        </w:rPr>
        <w:t xml:space="preserve"> root1, </w:t>
      </w:r>
      <w:proofErr w:type="spellStart"/>
      <w:r w:rsidR="00C83C4E" w:rsidRPr="008675A5">
        <w:rPr>
          <w:rFonts w:ascii="Arial" w:hAnsi="Arial" w:cs="Arial"/>
          <w:b/>
          <w:sz w:val="24"/>
          <w:szCs w:val="24"/>
        </w:rPr>
        <w:t>TreeNode</w:t>
      </w:r>
      <w:proofErr w:type="spellEnd"/>
      <w:r w:rsidR="00C83C4E" w:rsidRPr="008675A5">
        <w:rPr>
          <w:rFonts w:ascii="Arial" w:hAnsi="Arial" w:cs="Arial"/>
          <w:b/>
          <w:sz w:val="24"/>
          <w:szCs w:val="24"/>
        </w:rPr>
        <w:t xml:space="preserve"> root2</w:t>
      </w:r>
      <w:r w:rsidRPr="008675A5">
        <w:rPr>
          <w:rFonts w:ascii="Arial" w:hAnsi="Arial" w:cs="Arial"/>
          <w:b/>
          <w:sz w:val="24"/>
          <w:szCs w:val="24"/>
        </w:rPr>
        <w:t>)</w:t>
      </w:r>
      <w:r w:rsidRPr="008675A5">
        <w:rPr>
          <w:rFonts w:ascii="Arial" w:hAnsi="Arial" w:cs="Arial"/>
          <w:sz w:val="24"/>
          <w:szCs w:val="24"/>
        </w:rPr>
        <w:t xml:space="preserve"> </w:t>
      </w:r>
      <w:r w:rsidR="00126DBE" w:rsidRPr="008675A5">
        <w:rPr>
          <w:rFonts w:ascii="Arial" w:hAnsi="Arial" w:cs="Arial"/>
          <w:sz w:val="24"/>
          <w:szCs w:val="24"/>
        </w:rPr>
        <w:t>that checks if values of the</w:t>
      </w:r>
      <w:r w:rsidR="00331FD7" w:rsidRPr="008675A5">
        <w:rPr>
          <w:rFonts w:ascii="Arial" w:hAnsi="Arial" w:cs="Arial"/>
          <w:sz w:val="24"/>
          <w:szCs w:val="24"/>
        </w:rPr>
        <w:t xml:space="preserve"> binary trees are equal regardless the structure.</w:t>
      </w:r>
    </w:p>
    <w:p w14:paraId="4A3EF37B" w14:textId="09372E02" w:rsidR="00F24FAE" w:rsidRPr="008675A5" w:rsidRDefault="371D490D" w:rsidP="00042ADE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8675A5">
        <w:rPr>
          <w:rFonts w:ascii="Arial" w:hAnsi="Arial" w:cs="Arial"/>
          <w:sz w:val="24"/>
          <w:szCs w:val="24"/>
        </w:rPr>
        <w:t xml:space="preserve">What would be the time complexity following the strategy provided in </w:t>
      </w:r>
      <w:r w:rsidRPr="008675A5">
        <w:rPr>
          <w:rFonts w:ascii="Arial" w:hAnsi="Arial" w:cs="Arial"/>
          <w:i/>
          <w:iCs/>
          <w:sz w:val="24"/>
          <w:szCs w:val="24"/>
        </w:rPr>
        <w:t>c)</w:t>
      </w:r>
      <w:r w:rsidRPr="008675A5">
        <w:rPr>
          <w:rFonts w:ascii="Arial" w:hAnsi="Arial" w:cs="Arial"/>
          <w:sz w:val="24"/>
          <w:szCs w:val="24"/>
        </w:rPr>
        <w:t>?</w:t>
      </w:r>
    </w:p>
    <w:p w14:paraId="138F3484" w14:textId="04AF01F4" w:rsidR="00D506AE" w:rsidRDefault="00D506AE">
      <w:pPr>
        <w:rPr>
          <w:ins w:id="2" w:author="Omelina, Lubos" w:date="2018-08-20T16:59:00Z"/>
          <w:rFonts w:ascii="Arial" w:hAnsi="Arial" w:cs="Arial"/>
          <w:sz w:val="24"/>
          <w:szCs w:val="24"/>
        </w:rPr>
      </w:pPr>
      <w:ins w:id="3" w:author="Omelina, Lubos" w:date="2018-08-20T16:59:00Z">
        <w:r>
          <w:rPr>
            <w:rFonts w:ascii="Arial" w:hAnsi="Arial" w:cs="Arial"/>
            <w:sz w:val="24"/>
            <w:szCs w:val="24"/>
          </w:rPr>
          <w:br w:type="page"/>
        </w:r>
      </w:ins>
    </w:p>
    <w:p w14:paraId="48EA95A7" w14:textId="77777777" w:rsidR="00BA420A" w:rsidRDefault="00BA420A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5F38084" w14:textId="77777777" w:rsidR="00475BBF" w:rsidRPr="00475BBF" w:rsidRDefault="00475BBF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F6AC785" w14:textId="77777777" w:rsidR="00475BBF" w:rsidRPr="00475BBF" w:rsidRDefault="00475BBF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04C989FE" w14:textId="77777777" w:rsidR="00F66227" w:rsidRPr="00475BBF" w:rsidRDefault="00F66227" w:rsidP="00475BB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7D0D0179" w14:textId="77777777" w:rsidR="002B1A17" w:rsidRDefault="002B1A1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2BF8F7E" w14:textId="30E80CF8" w:rsidR="0022005E" w:rsidRDefault="00B54341" w:rsidP="007B3A67">
      <w:pPr>
        <w:pStyle w:val="Heading1"/>
      </w:pPr>
      <w:r>
        <w:t>Q</w:t>
      </w:r>
      <w:r w:rsidR="371D490D">
        <w:t>uestion 3</w:t>
      </w:r>
      <w:r>
        <w:t>/4</w:t>
      </w:r>
      <w:r w:rsidR="371D490D">
        <w:t xml:space="preserve"> (4 points)</w:t>
      </w:r>
    </w:p>
    <w:p w14:paraId="5A89E64B" w14:textId="468E1F32" w:rsidR="00CD3B1F" w:rsidRPr="004A7039" w:rsidRDefault="00CD3B1F">
      <w:pPr>
        <w:rPr>
          <w:rFonts w:ascii="Arial" w:eastAsia="Arial" w:hAnsi="Arial" w:cs="Arial"/>
          <w:sz w:val="24"/>
          <w:szCs w:val="24"/>
        </w:rPr>
      </w:pPr>
      <w:r w:rsidRPr="004A7039">
        <w:rPr>
          <w:rFonts w:ascii="Arial" w:eastAsia="Arial" w:hAnsi="Arial" w:cs="Arial"/>
          <w:sz w:val="24"/>
          <w:szCs w:val="24"/>
        </w:rPr>
        <w:t xml:space="preserve">Write a method </w:t>
      </w:r>
      <w:r w:rsidRPr="004A7039">
        <w:rPr>
          <w:rFonts w:ascii="Arial" w:eastAsia="Arial" w:hAnsi="Arial" w:cs="Arial"/>
          <w:b/>
          <w:bCs/>
          <w:sz w:val="24"/>
          <w:szCs w:val="24"/>
        </w:rPr>
        <w:t xml:space="preserve">void </w:t>
      </w:r>
      <w:proofErr w:type="gramStart"/>
      <w:r w:rsidRPr="004A7039">
        <w:rPr>
          <w:rFonts w:ascii="Arial" w:eastAsia="Arial" w:hAnsi="Arial" w:cs="Arial"/>
          <w:b/>
          <w:bCs/>
          <w:sz w:val="24"/>
          <w:szCs w:val="24"/>
        </w:rPr>
        <w:t>permute(</w:t>
      </w:r>
      <w:proofErr w:type="gramEnd"/>
      <w:r w:rsidRPr="004A7039">
        <w:rPr>
          <w:rFonts w:ascii="Arial" w:eastAsia="Arial" w:hAnsi="Arial" w:cs="Arial"/>
          <w:b/>
          <w:bCs/>
          <w:sz w:val="24"/>
          <w:szCs w:val="24"/>
        </w:rPr>
        <w:t>Vector objects)</w:t>
      </w:r>
      <w:r w:rsidRPr="004A7039">
        <w:rPr>
          <w:rFonts w:ascii="Arial" w:eastAsia="Arial" w:hAnsi="Arial" w:cs="Arial"/>
          <w:sz w:val="24"/>
          <w:szCs w:val="24"/>
        </w:rPr>
        <w:t xml:space="preserve"> that uses a stack S and/or a queue Q to print all possible permutations of an n-element set T non-recursively. Since the parameters are objects, you should use </w:t>
      </w:r>
      <w:r w:rsidR="2873A9D6" w:rsidRPr="004A7039">
        <w:rPr>
          <w:rFonts w:ascii="Arial" w:eastAsia="Arial" w:hAnsi="Arial" w:cs="Arial"/>
          <w:sz w:val="24"/>
          <w:szCs w:val="24"/>
        </w:rPr>
        <w:t>t</w:t>
      </w:r>
      <w:r w:rsidR="362834E8" w:rsidRPr="004A7039">
        <w:rPr>
          <w:rFonts w:ascii="Arial" w:eastAsia="Arial" w:hAnsi="Arial" w:cs="Arial"/>
          <w:sz w:val="24"/>
          <w:szCs w:val="24"/>
        </w:rPr>
        <w:t xml:space="preserve">he </w:t>
      </w:r>
      <w:proofErr w:type="spellStart"/>
      <w:proofErr w:type="gramStart"/>
      <w:r w:rsidRPr="004A7039">
        <w:rPr>
          <w:rFonts w:ascii="Arial" w:eastAsia="Arial" w:hAnsi="Arial" w:cs="Arial"/>
          <w:sz w:val="24"/>
          <w:szCs w:val="24"/>
        </w:rPr>
        <w:t>toString</w:t>
      </w:r>
      <w:proofErr w:type="spellEnd"/>
      <w:r w:rsidRPr="004A7039">
        <w:rPr>
          <w:rFonts w:ascii="Arial" w:eastAsia="Arial" w:hAnsi="Arial" w:cs="Arial"/>
          <w:sz w:val="24"/>
          <w:szCs w:val="24"/>
        </w:rPr>
        <w:t>(</w:t>
      </w:r>
      <w:proofErr w:type="gramEnd"/>
      <w:r w:rsidRPr="004A7039">
        <w:rPr>
          <w:rFonts w:ascii="Arial" w:eastAsia="Arial" w:hAnsi="Arial" w:cs="Arial"/>
          <w:sz w:val="24"/>
          <w:szCs w:val="24"/>
        </w:rPr>
        <w:t>) method.</w:t>
      </w:r>
    </w:p>
    <w:p w14:paraId="7754BCC2" w14:textId="77777777" w:rsidR="00CD3B1F" w:rsidRPr="00CD3B1F" w:rsidRDefault="00CD3B1F" w:rsidP="00CD3B1F">
      <w:pPr>
        <w:rPr>
          <w:rFonts w:ascii="Arial" w:hAnsi="Arial" w:cs="Arial"/>
          <w:sz w:val="24"/>
          <w:szCs w:val="24"/>
        </w:rPr>
      </w:pPr>
      <w:r w:rsidRPr="00CD3B1F">
        <w:rPr>
          <w:rFonts w:ascii="Arial" w:hAnsi="Arial" w:cs="Arial"/>
          <w:sz w:val="24"/>
          <w:szCs w:val="24"/>
        </w:rPr>
        <w:t>Permutations for objects ‘A’, ‘A’, ‘C’ are:</w:t>
      </w:r>
    </w:p>
    <w:p w14:paraId="3D801EBF" w14:textId="0548D8EE" w:rsidR="00CD3B1F" w:rsidRPr="00CD3B1F" w:rsidRDefault="00CD3B1F" w:rsidP="00CD3B1F">
      <w:pPr>
        <w:rPr>
          <w:rFonts w:ascii="Arial" w:hAnsi="Arial" w:cs="Arial"/>
          <w:sz w:val="24"/>
          <w:szCs w:val="24"/>
        </w:rPr>
      </w:pPr>
      <w:r w:rsidRPr="00CD3B1F">
        <w:rPr>
          <w:rFonts w:ascii="Arial" w:hAnsi="Arial" w:cs="Arial"/>
          <w:sz w:val="24"/>
          <w:szCs w:val="24"/>
        </w:rPr>
        <w:t>[AAC, ACA, CAA]</w:t>
      </w:r>
    </w:p>
    <w:p w14:paraId="772864D8" w14:textId="77777777" w:rsidR="00CD3B1F" w:rsidRPr="00CD3B1F" w:rsidRDefault="00CD3B1F" w:rsidP="00CD3B1F">
      <w:pPr>
        <w:rPr>
          <w:rFonts w:ascii="Arial" w:hAnsi="Arial" w:cs="Arial"/>
          <w:sz w:val="24"/>
          <w:szCs w:val="24"/>
        </w:rPr>
      </w:pPr>
      <w:r w:rsidRPr="00CD3B1F">
        <w:rPr>
          <w:rFonts w:ascii="Arial" w:hAnsi="Arial" w:cs="Arial"/>
          <w:sz w:val="24"/>
          <w:szCs w:val="24"/>
        </w:rPr>
        <w:t>Permutations for ‘A’, ‘B’, ‘C’ are:</w:t>
      </w:r>
    </w:p>
    <w:p w14:paraId="324CEA29" w14:textId="7AD44C8A" w:rsidR="00D506AE" w:rsidRDefault="00CD3B1F">
      <w:pPr>
        <w:rPr>
          <w:ins w:id="4" w:author="Omelina, Lubos" w:date="2018-08-20T16:59:00Z"/>
          <w:rStyle w:val="Heading1Char"/>
        </w:rPr>
      </w:pPr>
      <w:r w:rsidRPr="00CD3B1F">
        <w:rPr>
          <w:rFonts w:ascii="Arial" w:hAnsi="Arial" w:cs="Arial"/>
          <w:sz w:val="24"/>
          <w:szCs w:val="24"/>
        </w:rPr>
        <w:t>[ACB, ABC, BCA, CBA, CAB, BAC]</w:t>
      </w:r>
      <w:r w:rsidR="0096263E" w:rsidRPr="59F9BA2C">
        <w:rPr>
          <w:rStyle w:val="Heading1Char"/>
        </w:rPr>
        <w:br w:type="page"/>
      </w:r>
      <w:ins w:id="5" w:author="Omelina, Lubos" w:date="2018-08-20T16:59:00Z">
        <w:r w:rsidR="00D506AE">
          <w:rPr>
            <w:rStyle w:val="Heading1Char"/>
          </w:rPr>
          <w:br w:type="page"/>
        </w:r>
      </w:ins>
    </w:p>
    <w:p w14:paraId="67990216" w14:textId="4B2C5821" w:rsidR="006E2A48" w:rsidRDefault="371D490D" w:rsidP="371D490D">
      <w:pPr>
        <w:jc w:val="both"/>
        <w:rPr>
          <w:rStyle w:val="Heading1Char"/>
        </w:rPr>
      </w:pPr>
      <w:r w:rsidRPr="371D490D">
        <w:rPr>
          <w:rStyle w:val="Heading1Char"/>
        </w:rPr>
        <w:t xml:space="preserve">Question </w:t>
      </w:r>
      <w:r w:rsidR="002F2883">
        <w:rPr>
          <w:rStyle w:val="Heading1Char"/>
        </w:rPr>
        <w:t>4/4</w:t>
      </w:r>
      <w:r w:rsidRPr="371D490D">
        <w:rPr>
          <w:rStyle w:val="Heading1Char"/>
        </w:rPr>
        <w:t>: Graphs (6 points)</w:t>
      </w:r>
    </w:p>
    <w:p w14:paraId="34E11A93" w14:textId="7F3DC58C" w:rsidR="003C318F" w:rsidRPr="00FB74B2" w:rsidRDefault="003C318F" w:rsidP="003C318F">
      <w:pPr>
        <w:rPr>
          <w:rFonts w:ascii="Arial" w:hAnsi="Arial" w:cs="Arial"/>
          <w:sz w:val="24"/>
          <w:szCs w:val="24"/>
        </w:rPr>
      </w:pPr>
      <w:r w:rsidRPr="00FB74B2">
        <w:rPr>
          <w:rFonts w:ascii="Arial" w:hAnsi="Arial" w:cs="Arial"/>
          <w:sz w:val="24"/>
          <w:szCs w:val="24"/>
        </w:rPr>
        <w:t>In a directed graph, the in-degree of a vertex is defined as the number of incoming edges in the vertex. Similarly, the out-degree of a vertex is defined as the number of outgoing edges of the vertex.</w:t>
      </w:r>
    </w:p>
    <w:p w14:paraId="3AC53B6A" w14:textId="77777777" w:rsidR="003C318F" w:rsidRPr="00FB74B2" w:rsidRDefault="003C318F" w:rsidP="003C318F">
      <w:pPr>
        <w:rPr>
          <w:rFonts w:ascii="Arial" w:hAnsi="Arial" w:cs="Arial"/>
          <w:sz w:val="24"/>
          <w:szCs w:val="24"/>
        </w:rPr>
      </w:pPr>
      <w:r w:rsidRPr="00FB74B2">
        <w:rPr>
          <w:rFonts w:ascii="Arial" w:hAnsi="Arial" w:cs="Arial"/>
          <w:sz w:val="24"/>
          <w:szCs w:val="24"/>
        </w:rPr>
        <w:t>Extend the edge list representation of a graph to compute the in-degree and out-degree of a given vertex. Do this by Implementing the following methods on the graph class</w:t>
      </w:r>
    </w:p>
    <w:p w14:paraId="3B852C52" w14:textId="77777777" w:rsidR="003C318F" w:rsidRPr="00FB74B2" w:rsidRDefault="003C318F" w:rsidP="003C318F">
      <w:pPr>
        <w:rPr>
          <w:rFonts w:ascii="Arial" w:hAnsi="Arial" w:cs="Arial"/>
          <w:b/>
          <w:sz w:val="24"/>
          <w:szCs w:val="24"/>
        </w:rPr>
      </w:pPr>
      <w:r w:rsidRPr="00FB74B2">
        <w:rPr>
          <w:rFonts w:ascii="Arial" w:hAnsi="Arial" w:cs="Arial"/>
          <w:b/>
          <w:sz w:val="24"/>
          <w:szCs w:val="24"/>
        </w:rPr>
        <w:t xml:space="preserve">int </w:t>
      </w:r>
      <w:proofErr w:type="spellStart"/>
      <w:proofErr w:type="gramStart"/>
      <w:r w:rsidRPr="00FB74B2">
        <w:rPr>
          <w:rFonts w:ascii="Arial" w:hAnsi="Arial" w:cs="Arial"/>
          <w:b/>
          <w:sz w:val="24"/>
          <w:szCs w:val="24"/>
        </w:rPr>
        <w:t>outDegree</w:t>
      </w:r>
      <w:proofErr w:type="spellEnd"/>
      <w:r w:rsidRPr="00FB74B2">
        <w:rPr>
          <w:rFonts w:ascii="Arial" w:hAnsi="Arial" w:cs="Arial"/>
          <w:b/>
          <w:sz w:val="24"/>
          <w:szCs w:val="24"/>
        </w:rPr>
        <w:t>(</w:t>
      </w:r>
      <w:proofErr w:type="gramEnd"/>
      <w:r w:rsidRPr="00FB74B2">
        <w:rPr>
          <w:rFonts w:ascii="Arial" w:hAnsi="Arial" w:cs="Arial"/>
          <w:b/>
          <w:sz w:val="24"/>
          <w:szCs w:val="24"/>
        </w:rPr>
        <w:t xml:space="preserve">string </w:t>
      </w:r>
      <w:proofErr w:type="spellStart"/>
      <w:r w:rsidRPr="00FB74B2">
        <w:rPr>
          <w:rFonts w:ascii="Arial" w:hAnsi="Arial" w:cs="Arial"/>
          <w:b/>
          <w:sz w:val="24"/>
          <w:szCs w:val="24"/>
        </w:rPr>
        <w:t>nodeLabel</w:t>
      </w:r>
      <w:proofErr w:type="spellEnd"/>
      <w:r w:rsidRPr="00FB74B2">
        <w:rPr>
          <w:rFonts w:ascii="Arial" w:hAnsi="Arial" w:cs="Arial"/>
          <w:b/>
          <w:sz w:val="24"/>
          <w:szCs w:val="24"/>
        </w:rPr>
        <w:t>)</w:t>
      </w:r>
    </w:p>
    <w:p w14:paraId="5D620A24" w14:textId="15A3AB6E" w:rsidR="000859CD" w:rsidRPr="00FB74B2" w:rsidRDefault="003C318F" w:rsidP="00E42278">
      <w:pPr>
        <w:rPr>
          <w:rFonts w:ascii="Arial" w:hAnsi="Arial" w:cs="Arial"/>
          <w:sz w:val="24"/>
          <w:szCs w:val="24"/>
        </w:rPr>
      </w:pPr>
      <w:r w:rsidRPr="00FB74B2">
        <w:rPr>
          <w:rFonts w:ascii="Arial" w:hAnsi="Arial" w:cs="Arial"/>
          <w:b/>
          <w:sz w:val="24"/>
          <w:szCs w:val="24"/>
        </w:rPr>
        <w:t xml:space="preserve">int </w:t>
      </w:r>
      <w:proofErr w:type="spellStart"/>
      <w:proofErr w:type="gramStart"/>
      <w:r w:rsidRPr="00FB74B2">
        <w:rPr>
          <w:rFonts w:ascii="Arial" w:hAnsi="Arial" w:cs="Arial"/>
          <w:b/>
          <w:sz w:val="24"/>
          <w:szCs w:val="24"/>
        </w:rPr>
        <w:t>inDegree</w:t>
      </w:r>
      <w:proofErr w:type="spellEnd"/>
      <w:r w:rsidRPr="00FB74B2">
        <w:rPr>
          <w:rFonts w:ascii="Arial" w:hAnsi="Arial" w:cs="Arial"/>
          <w:b/>
          <w:sz w:val="24"/>
          <w:szCs w:val="24"/>
        </w:rPr>
        <w:t>(</w:t>
      </w:r>
      <w:proofErr w:type="gramEnd"/>
      <w:r w:rsidRPr="00FB74B2">
        <w:rPr>
          <w:rFonts w:ascii="Arial" w:hAnsi="Arial" w:cs="Arial"/>
          <w:b/>
          <w:sz w:val="24"/>
          <w:szCs w:val="24"/>
        </w:rPr>
        <w:t xml:space="preserve">string </w:t>
      </w:r>
      <w:proofErr w:type="spellStart"/>
      <w:r w:rsidRPr="00FB74B2">
        <w:rPr>
          <w:rFonts w:ascii="Arial" w:hAnsi="Arial" w:cs="Arial"/>
          <w:b/>
          <w:sz w:val="24"/>
          <w:szCs w:val="24"/>
        </w:rPr>
        <w:t>nodeLabel</w:t>
      </w:r>
      <w:proofErr w:type="spellEnd"/>
      <w:r w:rsidRPr="00FB74B2">
        <w:rPr>
          <w:rFonts w:ascii="Arial" w:hAnsi="Arial" w:cs="Arial"/>
          <w:b/>
          <w:sz w:val="24"/>
          <w:szCs w:val="24"/>
        </w:rPr>
        <w:t>)</w:t>
      </w:r>
    </w:p>
    <w:p w14:paraId="79C7B0D6" w14:textId="413627BE" w:rsidR="00D91E87" w:rsidRDefault="00D91E87">
      <w:r>
        <w:br w:type="page"/>
      </w:r>
    </w:p>
    <w:p w14:paraId="559F723F" w14:textId="77777777" w:rsidR="006E2A48" w:rsidRDefault="006E2A48" w:rsidP="0022005E"/>
    <w:p w14:paraId="7CD7FF78" w14:textId="77777777" w:rsidR="008553CC" w:rsidRPr="008553CC" w:rsidRDefault="008553CC" w:rsidP="008553CC"/>
    <w:p w14:paraId="05709702" w14:textId="77777777" w:rsidR="00CA3BD8" w:rsidRDefault="00CA3BD8" w:rsidP="006408B4">
      <w:pPr>
        <w:pStyle w:val="ListParagraph"/>
        <w:jc w:val="both"/>
      </w:pPr>
    </w:p>
    <w:p w14:paraId="4B5DD74E" w14:textId="77777777" w:rsidR="0022005E" w:rsidRDefault="0022005E" w:rsidP="006408B4">
      <w:pPr>
        <w:pStyle w:val="ListParagraph"/>
        <w:jc w:val="both"/>
      </w:pPr>
    </w:p>
    <w:p w14:paraId="6A19B249" w14:textId="77777777" w:rsidR="0022005E" w:rsidRDefault="0022005E" w:rsidP="006408B4">
      <w:pPr>
        <w:pStyle w:val="ListParagraph"/>
        <w:jc w:val="both"/>
      </w:pPr>
    </w:p>
    <w:p w14:paraId="76D98A62" w14:textId="77777777" w:rsidR="0022005E" w:rsidRDefault="0022005E" w:rsidP="006408B4">
      <w:pPr>
        <w:pStyle w:val="ListParagraph"/>
        <w:jc w:val="both"/>
      </w:pPr>
    </w:p>
    <w:p w14:paraId="129ED913" w14:textId="77777777" w:rsidR="0022005E" w:rsidRDefault="0022005E" w:rsidP="006408B4">
      <w:pPr>
        <w:pStyle w:val="ListParagraph"/>
        <w:jc w:val="both"/>
      </w:pPr>
    </w:p>
    <w:p w14:paraId="12FAAE4C" w14:textId="77777777" w:rsidR="00637464" w:rsidRDefault="00637464">
      <w:pPr>
        <w:sectPr w:rsidR="00637464" w:rsidSect="0080739D">
          <w:headerReference w:type="default" r:id="rId8"/>
          <w:pgSz w:w="12240" w:h="15840"/>
          <w:pgMar w:top="720" w:right="720" w:bottom="720" w:left="720" w:header="0" w:footer="708" w:gutter="0"/>
          <w:cols w:space="708"/>
          <w:docGrid w:linePitch="360"/>
        </w:sectPr>
      </w:pPr>
    </w:p>
    <w:p w14:paraId="047081E8" w14:textId="2246F44D" w:rsidR="00F809CC" w:rsidRDefault="371D490D">
      <w:pPr>
        <w:pStyle w:val="Heading1"/>
      </w:pPr>
      <w:r>
        <w:t>Provided Code</w:t>
      </w:r>
    </w:p>
    <w:p w14:paraId="3EF7E7F7" w14:textId="77777777" w:rsidR="00EE0C75" w:rsidRPr="00157998" w:rsidRDefault="371D490D" w:rsidP="00EE0C75">
      <w:pPr>
        <w:pStyle w:val="Heading2"/>
        <w:spacing w:before="0" w:line="240" w:lineRule="auto"/>
      </w:pPr>
      <w:r>
        <w:t>Linked List</w:t>
      </w:r>
    </w:p>
    <w:p w14:paraId="478ACF76" w14:textId="77777777" w:rsidR="00EE0C75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</w:rPr>
      </w:pPr>
    </w:p>
    <w:p w14:paraId="3345CED0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LinkedList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implements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{</w:t>
      </w:r>
      <w:proofErr w:type="gramEnd"/>
    </w:p>
    <w:p w14:paraId="181BDF73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</w:p>
    <w:p w14:paraId="0058091C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14:paraId="4C6231D7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6E1EE78F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32A65B1A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3301BB8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el,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14:paraId="6484F885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5C3F0086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el;</w:t>
      </w:r>
    </w:p>
    <w:p w14:paraId="7803F855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4B5AC50C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7446340C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4447B6A2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el)</w:t>
      </w:r>
    </w:p>
    <w:p w14:paraId="0E362B83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4F2FFF14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this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el,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proofErr w:type="spellEnd"/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);</w:t>
      </w:r>
    </w:p>
    <w:p w14:paraId="7F598ED5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29C98927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339F55B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first(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14:paraId="02A912D3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2B43CFF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638F049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00B0D481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1AD507B2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rest(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14:paraId="7994FF4B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6412DE76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42ED40F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22E307DF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7AB1C74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setFirst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14:paraId="1137FE9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2C2F8981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14:paraId="36BAE3B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3ABFCD9C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14:paraId="6B3FAE7D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setRest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14:paraId="0515E2E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33AF7F22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14:paraId="6EACF771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7C9D9DD0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14:paraId="45BC26D4" w14:textId="77777777" w:rsidR="00EE0C75" w:rsidRPr="00CC13E0" w:rsidRDefault="00EE0C75" w:rsidP="00332C8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Monaco" w:hAnsi="Monaco" w:cs="Monaco"/>
          <w:sz w:val="18"/>
          <w:szCs w:val="18"/>
        </w:rPr>
      </w:pPr>
    </w:p>
    <w:p w14:paraId="5E2A6D01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protected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1CA49EF9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count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0;</w:t>
      </w:r>
    </w:p>
    <w:p w14:paraId="7273879A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</w:t>
      </w:r>
    </w:p>
    <w:p w14:paraId="55261448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LinkedList(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14:paraId="30E4F961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14:paraId="5B3FD54E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14:paraId="3AE6EDB9" w14:textId="77777777" w:rsidR="00EE0C75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14:paraId="483AAA9F" w14:textId="77777777" w:rsidR="00EE0C75" w:rsidRPr="00CC13E0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sz w:val="18"/>
          <w:szCs w:val="18"/>
        </w:rPr>
      </w:pPr>
    </w:p>
    <w:p w14:paraId="4975EAC4" w14:textId="66AD6720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public String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14:paraId="4BBC435C" w14:textId="0F5E070E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14:paraId="1070F851" w14:textId="6252E760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String result = "(";</w:t>
      </w:r>
    </w:p>
    <w:p w14:paraId="58F2F15F" w14:textId="7C902DB6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d = head;</w:t>
      </w:r>
    </w:p>
    <w:p w14:paraId="7B22C152" w14:textId="2C1684CA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while(</w:t>
      </w:r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d != null)</w:t>
      </w:r>
    </w:p>
    <w:p w14:paraId="7F5F51A2" w14:textId="6A066605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14:paraId="06CBB4F5" w14:textId="45C6D640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d.first</w:t>
      </w:r>
      <w:proofErr w:type="spellEnd"/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().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14:paraId="4FE9CD48" w14:textId="2DE102FF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" ";</w:t>
      </w:r>
    </w:p>
    <w:p w14:paraId="5775186C" w14:textId="16404597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d = </w:t>
      </w:r>
      <w:proofErr w:type="spellStart"/>
      <w:proofErr w:type="gramStart"/>
      <w:r w:rsidRPr="00CC13E0">
        <w:rPr>
          <w:rFonts w:ascii="Monaco" w:hAnsi="Monaco" w:cs="Monaco"/>
          <w:color w:val="000000" w:themeColor="text1"/>
          <w:sz w:val="18"/>
          <w:szCs w:val="18"/>
        </w:rPr>
        <w:t>d.rest</w:t>
      </w:r>
      <w:proofErr w:type="spellEnd"/>
      <w:proofErr w:type="gram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14:paraId="4236DC33" w14:textId="544FC1AD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14:paraId="4DAA58C2" w14:textId="417D9954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result += ")";</w:t>
      </w:r>
    </w:p>
    <w:p w14:paraId="1B1BE837" w14:textId="1561879B" w:rsidR="00FF5DB2" w:rsidRPr="00CC13E0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return result;</w:t>
      </w:r>
    </w:p>
    <w:p w14:paraId="186603DA" w14:textId="5B9B992C" w:rsidR="00FF5DB2" w:rsidRPr="00CC13E0" w:rsidRDefault="371D490D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000000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14:paraId="5D039C7B" w14:textId="4C464CAF" w:rsidR="00EE0C75" w:rsidRPr="00CC13E0" w:rsidRDefault="371D490D" w:rsidP="004A7039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>}</w:t>
      </w:r>
    </w:p>
    <w:p w14:paraId="5983961D" w14:textId="77777777" w:rsidR="00912EE7" w:rsidRDefault="00EE0C75" w:rsidP="12181044">
      <w:pPr>
        <w:pStyle w:val="Heading2"/>
        <w:spacing w:before="0" w:line="240" w:lineRule="auto"/>
      </w:pPr>
      <w:r>
        <w:br w:type="page"/>
      </w:r>
      <w:r w:rsidR="00912EE7">
        <w:t>Stack</w:t>
      </w:r>
    </w:p>
    <w:p w14:paraId="2822B446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eastAsia="Monaco" w:hAnsi="Monaco" w:cs="Monaco"/>
          <w:color w:val="AA0D91"/>
          <w:sz w:val="18"/>
          <w:szCs w:val="18"/>
        </w:rPr>
        <w:t>public</w:t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class</w:t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 Stack {</w:t>
      </w:r>
    </w:p>
    <w:p w14:paraId="566A9DD2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 xml:space="preserve">    </w:t>
      </w:r>
    </w:p>
    <w:p w14:paraId="53356A90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private</w:t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 LinkedList data;</w:t>
      </w:r>
    </w:p>
    <w:p w14:paraId="4345F805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6E48AC42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public</w:t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eastAsia="Monaco" w:hAnsi="Monaco" w:cs="Monaco"/>
          <w:color w:val="000000"/>
          <w:sz w:val="18"/>
          <w:szCs w:val="18"/>
        </w:rPr>
        <w:t>Stack(</w:t>
      </w:r>
      <w:proofErr w:type="gramEnd"/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)</w:t>
      </w:r>
    </w:p>
    <w:p w14:paraId="75055503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{</w:t>
      </w:r>
    </w:p>
    <w:p w14:paraId="689B49CD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data = </w:t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new</w:t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eastAsia="Monaco" w:hAnsi="Monaco" w:cs="Monaco"/>
          <w:color w:val="000000"/>
          <w:sz w:val="18"/>
          <w:szCs w:val="18"/>
        </w:rPr>
        <w:t>LinkedList(</w:t>
      </w:r>
      <w:proofErr w:type="gramEnd"/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);</w:t>
      </w:r>
    </w:p>
    <w:p w14:paraId="286B251A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}</w:t>
      </w:r>
    </w:p>
    <w:p w14:paraId="317B11F1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596C0691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public</w:t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void</w:t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eastAsia="Monaco" w:hAnsi="Monaco" w:cs="Monaco"/>
          <w:color w:val="000000"/>
          <w:sz w:val="18"/>
          <w:szCs w:val="18"/>
        </w:rPr>
        <w:t>push(</w:t>
      </w:r>
      <w:proofErr w:type="gramEnd"/>
      <w:r w:rsidRPr="00CC13E0">
        <w:rPr>
          <w:rFonts w:ascii="Monaco" w:eastAsia="Monaco" w:hAnsi="Monaco" w:cs="Monaco"/>
          <w:color w:val="000000"/>
          <w:sz w:val="18"/>
          <w:szCs w:val="18"/>
        </w:rPr>
        <w:t>Comparable o)</w:t>
      </w:r>
    </w:p>
    <w:p w14:paraId="2044D579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{</w:t>
      </w:r>
    </w:p>
    <w:p w14:paraId="0BBE52E9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data.addFirst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(o);</w:t>
      </w:r>
    </w:p>
    <w:p w14:paraId="1F7F60DB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}</w:t>
      </w:r>
    </w:p>
    <w:p w14:paraId="74B36B7A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222F10D2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public</w:t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 Comparable </w:t>
      </w:r>
      <w:proofErr w:type="gramStart"/>
      <w:r w:rsidRPr="00CC13E0">
        <w:rPr>
          <w:rFonts w:ascii="Monaco" w:eastAsia="Monaco" w:hAnsi="Monaco" w:cs="Monaco"/>
          <w:color w:val="000000"/>
          <w:sz w:val="18"/>
          <w:szCs w:val="18"/>
        </w:rPr>
        <w:t>pop(</w:t>
      </w:r>
      <w:proofErr w:type="gramEnd"/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)</w:t>
      </w:r>
    </w:p>
    <w:p w14:paraId="02A5188B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{</w:t>
      </w:r>
    </w:p>
    <w:p w14:paraId="12AB2E38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if</w:t>
      </w:r>
      <w:r w:rsidRPr="00CC13E0">
        <w:rPr>
          <w:rFonts w:ascii="Monaco" w:hAnsi="Monaco" w:cs="Menlo"/>
          <w:color w:val="000000"/>
          <w:sz w:val="18"/>
          <w:szCs w:val="18"/>
        </w:rPr>
        <w:t>(</w:t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data.empty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 xml:space="preserve">())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null</w:t>
      </w:r>
      <w:r w:rsidRPr="00CC13E0">
        <w:rPr>
          <w:rFonts w:ascii="Monaco" w:hAnsi="Monaco" w:cs="Menlo"/>
          <w:color w:val="000000"/>
          <w:sz w:val="18"/>
          <w:szCs w:val="18"/>
        </w:rPr>
        <w:t>;</w:t>
      </w:r>
    </w:p>
    <w:p w14:paraId="4C18C3C8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else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data.removeFirst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14:paraId="6D1BAB4B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}</w:t>
      </w:r>
    </w:p>
    <w:p w14:paraId="59873BB4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340A521E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public</w:t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 Comparable </w:t>
      </w:r>
      <w:proofErr w:type="gramStart"/>
      <w:r w:rsidRPr="00CC13E0">
        <w:rPr>
          <w:rFonts w:ascii="Monaco" w:eastAsia="Monaco" w:hAnsi="Monaco" w:cs="Monaco"/>
          <w:color w:val="000000"/>
          <w:sz w:val="18"/>
          <w:szCs w:val="18"/>
        </w:rPr>
        <w:t>top(</w:t>
      </w:r>
      <w:proofErr w:type="gramEnd"/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)</w:t>
      </w:r>
    </w:p>
    <w:p w14:paraId="0AFD07B1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{</w:t>
      </w:r>
    </w:p>
    <w:p w14:paraId="281CCD05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data.getFirst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14:paraId="73F209BC" w14:textId="16B7354C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}</w:t>
      </w:r>
    </w:p>
    <w:p w14:paraId="0D84602E" w14:textId="2A6A87B3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14:paraId="276C7818" w14:textId="31691ECC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…</w:t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074801DF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}</w:t>
      </w:r>
    </w:p>
    <w:p w14:paraId="707C709F" w14:textId="77777777" w:rsidR="00912EE7" w:rsidRPr="004C674D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0F96ED5" w14:textId="77777777" w:rsidR="00912EE7" w:rsidRPr="00CC13E0" w:rsidRDefault="00912EE7" w:rsidP="12181044">
      <w:pPr>
        <w:pStyle w:val="Heading2"/>
        <w:spacing w:before="0" w:line="240" w:lineRule="auto"/>
        <w:rPr>
          <w:sz w:val="18"/>
          <w:szCs w:val="18"/>
        </w:rPr>
      </w:pPr>
      <w:r w:rsidRPr="00CC13E0">
        <w:rPr>
          <w:sz w:val="18"/>
          <w:szCs w:val="18"/>
        </w:rPr>
        <w:t>Queue</w:t>
      </w:r>
    </w:p>
    <w:p w14:paraId="2C1DD0F3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eastAsia="Monaco" w:hAnsi="Monaco" w:cs="Monaco"/>
          <w:color w:val="AA0D91"/>
          <w:sz w:val="18"/>
          <w:szCs w:val="18"/>
        </w:rPr>
        <w:t>public</w:t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class</w:t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 Queue </w:t>
      </w:r>
    </w:p>
    <w:p w14:paraId="0EE5BF97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{</w:t>
      </w:r>
    </w:p>
    <w:p w14:paraId="1EF3B802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private</w:t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 Vector data;</w:t>
      </w:r>
    </w:p>
    <w:p w14:paraId="06E6E864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14:paraId="636DF8A0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public</w:t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 Queue ()</w:t>
      </w:r>
    </w:p>
    <w:p w14:paraId="0CE80A17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{</w:t>
      </w:r>
    </w:p>
    <w:p w14:paraId="3CD7C06A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data = </w:t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new</w:t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eastAsia="Monaco" w:hAnsi="Monaco" w:cs="Monaco"/>
          <w:color w:val="000000"/>
          <w:sz w:val="18"/>
          <w:szCs w:val="18"/>
        </w:rPr>
        <w:t>Vector(</w:t>
      </w:r>
      <w:proofErr w:type="gramEnd"/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);</w:t>
      </w:r>
    </w:p>
    <w:p w14:paraId="3BFD74DB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}</w:t>
      </w:r>
    </w:p>
    <w:p w14:paraId="0578C0F1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14:paraId="048E86B1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public</w:t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void</w:t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 xml:space="preserve"> </w:t>
      </w:r>
      <w:proofErr w:type="gramStart"/>
      <w:r w:rsidRPr="00CC13E0">
        <w:rPr>
          <w:rFonts w:ascii="Monaco" w:eastAsia="Monaco" w:hAnsi="Monaco" w:cs="Monaco"/>
          <w:color w:val="000000"/>
          <w:sz w:val="18"/>
          <w:szCs w:val="18"/>
        </w:rPr>
        <w:t>push(</w:t>
      </w:r>
      <w:proofErr w:type="gramEnd"/>
      <w:r w:rsidRPr="00CC13E0">
        <w:rPr>
          <w:rFonts w:ascii="Monaco" w:eastAsia="Monaco" w:hAnsi="Monaco" w:cs="Monaco"/>
          <w:color w:val="000000"/>
          <w:sz w:val="18"/>
          <w:szCs w:val="18"/>
        </w:rPr>
        <w:t>Comparable item)</w:t>
      </w:r>
    </w:p>
    <w:p w14:paraId="6AD1DD0F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{</w:t>
      </w:r>
    </w:p>
    <w:p w14:paraId="101A8176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data.addLast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(item);</w:t>
      </w:r>
    </w:p>
    <w:p w14:paraId="63E54CD4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}</w:t>
      </w:r>
    </w:p>
    <w:p w14:paraId="6EC14D5C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14:paraId="08C1B54A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public</w:t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 Comparable </w:t>
      </w:r>
      <w:proofErr w:type="gramStart"/>
      <w:r w:rsidRPr="00CC13E0">
        <w:rPr>
          <w:rFonts w:ascii="Monaco" w:eastAsia="Monaco" w:hAnsi="Monaco" w:cs="Monaco"/>
          <w:color w:val="000000"/>
          <w:sz w:val="18"/>
          <w:szCs w:val="18"/>
        </w:rPr>
        <w:t>pop(</w:t>
      </w:r>
      <w:proofErr w:type="gramEnd"/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)</w:t>
      </w:r>
    </w:p>
    <w:p w14:paraId="0A549CE5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{</w:t>
      </w:r>
    </w:p>
    <w:p w14:paraId="6B13BBD4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  <w:t xml:space="preserve">Comparable element = </w:t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data.getFirst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14:paraId="6F19AE85" w14:textId="77777777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proofErr w:type="gramStart"/>
      <w:r w:rsidRPr="00CC13E0">
        <w:rPr>
          <w:rFonts w:ascii="Monaco" w:hAnsi="Monaco" w:cs="Menlo"/>
          <w:color w:val="000000"/>
          <w:sz w:val="18"/>
          <w:szCs w:val="18"/>
        </w:rPr>
        <w:t>data.removeFirst</w:t>
      </w:r>
      <w:proofErr w:type="spellEnd"/>
      <w:proofErr w:type="gram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14:paraId="474923EB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eastAsia="Monaco" w:hAnsi="Monaco" w:cs="Monaco"/>
          <w:color w:val="AA0D91"/>
          <w:sz w:val="18"/>
          <w:szCs w:val="18"/>
        </w:rPr>
        <w:t>return</w:t>
      </w:r>
      <w:r w:rsidRPr="00CC13E0">
        <w:rPr>
          <w:rFonts w:ascii="Monaco" w:eastAsia="Monaco" w:hAnsi="Monaco" w:cs="Monaco"/>
          <w:color w:val="000000"/>
          <w:sz w:val="18"/>
          <w:szCs w:val="18"/>
        </w:rPr>
        <w:t xml:space="preserve"> element;</w:t>
      </w:r>
    </w:p>
    <w:p w14:paraId="5BF3D519" w14:textId="2E38AA84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}</w:t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14:paraId="4EF25781" w14:textId="4213C9A1" w:rsidR="00912EE7" w:rsidRPr="00CC13E0" w:rsidRDefault="00912EE7" w:rsidP="00912EE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14:paraId="0C2AF032" w14:textId="702A02B8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….</w:t>
      </w:r>
    </w:p>
    <w:p w14:paraId="3442FB0C" w14:textId="77777777" w:rsidR="00912EE7" w:rsidRPr="00CC13E0" w:rsidRDefault="00912EE7" w:rsidP="004A7039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eastAsia="Monaco,Menlo" w:hAnsi="Monaco,Menlo" w:cs="Monaco,Menlo"/>
          <w:color w:val="000000"/>
          <w:sz w:val="18"/>
          <w:szCs w:val="18"/>
        </w:rPr>
      </w:pPr>
      <w:r w:rsidRPr="00CC13E0">
        <w:rPr>
          <w:rFonts w:ascii="Monaco,Menlo" w:eastAsia="Monaco,Menlo" w:hAnsi="Monaco,Menlo" w:cs="Monaco,Menlo"/>
          <w:color w:val="000000"/>
          <w:sz w:val="18"/>
          <w:szCs w:val="18"/>
        </w:rPr>
        <w:t>}</w:t>
      </w:r>
    </w:p>
    <w:p w14:paraId="5A223788" w14:textId="35CD395C" w:rsidR="00912EE7" w:rsidRDefault="00912EE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p w14:paraId="1D1E4B3A" w14:textId="77777777" w:rsidR="00912EE7" w:rsidRDefault="00912EE7" w:rsidP="00EE0C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A0B0A9F" w14:textId="0199DF0F" w:rsidR="00EE0C75" w:rsidRDefault="371D490D" w:rsidP="00EE0C75">
      <w:pPr>
        <w:pStyle w:val="Heading2"/>
        <w:spacing w:before="0" w:line="240" w:lineRule="auto"/>
      </w:pPr>
      <w:r>
        <w:t>Binary Tree</w:t>
      </w:r>
    </w:p>
    <w:p w14:paraId="04A34C9C" w14:textId="77777777" w:rsidR="00EE0C75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14:paraId="07BE9DCB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14:paraId="36B8332A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538F917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14:paraId="45CD9AAA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7BB34A50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836E81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5D733630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27F2BC3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</w:t>
      </w:r>
    </w:p>
    <w:p w14:paraId="262C19B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14:paraId="04E486F6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14:paraId="4E1A4549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60E0EB0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FA4EF11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65742741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3412DEC7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right)</w:t>
      </w:r>
    </w:p>
    <w:p w14:paraId="52F93CED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14:paraId="3EA3389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14:paraId="16C0148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left;</w:t>
      </w:r>
    </w:p>
    <w:p w14:paraId="61DFBCE1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right;</w:t>
      </w:r>
    </w:p>
    <w:p w14:paraId="5F5DF507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328DFFF6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0CA141D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</w:p>
    <w:p w14:paraId="21683EF5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14:paraId="37441306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499A94B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4A48DC0B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682E737A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</w:p>
    <w:p w14:paraId="5910F539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14:paraId="7A9C66BE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5D1E7B76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75734231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61BF5A52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</w:p>
    <w:p w14:paraId="04F8D3D5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{</w:t>
      </w:r>
    </w:p>
    <w:p w14:paraId="58E35643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47137E9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14:paraId="267AAAE1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4AFA4D48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14:paraId="7F73B14C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1465B144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1C4E2C89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7E0F4B66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onaco"/>
          <w:color w:val="000000" w:themeColor="text1"/>
          <w:sz w:val="20"/>
          <w:szCs w:val="20"/>
        </w:rPr>
        <w:t>Tree(</w:t>
      </w:r>
      <w:proofErr w:type="gramEnd"/>
      <w:r w:rsidRPr="003C0B59">
        <w:rPr>
          <w:rFonts w:ascii="Monaco" w:hAnsi="Monaco" w:cs="Monaco"/>
          <w:color w:val="000000" w:themeColor="text1"/>
          <w:sz w:val="20"/>
          <w:szCs w:val="20"/>
        </w:rPr>
        <w:t>)</w:t>
      </w:r>
    </w:p>
    <w:p w14:paraId="2BCC7AC5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{</w:t>
      </w:r>
    </w:p>
    <w:p w14:paraId="5E8EB500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14:paraId="23C2AE3F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14:paraId="7EA37A47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6096FC5D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 xml:space="preserve">   …</w:t>
      </w:r>
    </w:p>
    <w:p w14:paraId="1B5C5E52" w14:textId="77777777" w:rsidR="00EE0C75" w:rsidRPr="003C0B59" w:rsidRDefault="00EE0C75" w:rsidP="00EE0C7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14:paraId="419B1DCC" w14:textId="77777777" w:rsidR="00EE0C75" w:rsidRPr="003C0B59" w:rsidRDefault="371D490D" w:rsidP="371D490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14:paraId="76D2E2D0" w14:textId="77777777" w:rsidR="00EE0C75" w:rsidRPr="003C0B59" w:rsidRDefault="00EE0C75" w:rsidP="00EE0C75">
      <w:pPr>
        <w:spacing w:after="0" w:line="240" w:lineRule="auto"/>
        <w:rPr>
          <w:sz w:val="20"/>
          <w:szCs w:val="20"/>
        </w:rPr>
      </w:pPr>
    </w:p>
    <w:p w14:paraId="13543F40" w14:textId="77777777" w:rsidR="00EE0C75" w:rsidRDefault="00EE0C75" w:rsidP="00EE0C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20B2D21" w14:textId="77777777" w:rsidR="00EE0C75" w:rsidRDefault="371D490D" w:rsidP="00EE0C75">
      <w:pPr>
        <w:pStyle w:val="Heading2"/>
        <w:spacing w:before="0" w:line="240" w:lineRule="auto"/>
      </w:pPr>
      <w:r>
        <w:t xml:space="preserve">Graph </w:t>
      </w:r>
    </w:p>
    <w:p w14:paraId="21CF0B47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14:paraId="1EF076C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14:paraId="0A09EE9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14:paraId="3A13BE99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2283CAF3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info;</w:t>
      </w:r>
    </w:p>
    <w:p w14:paraId="350D9E2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edges;</w:t>
      </w:r>
    </w:p>
    <w:p w14:paraId="6679EC47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6E6A480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label)</w:t>
      </w:r>
    </w:p>
    <w:p w14:paraId="7E59B4B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5275D23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label;</w:t>
      </w:r>
    </w:p>
    <w:p w14:paraId="0D0ED28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</w:p>
    <w:p w14:paraId="0CAEC47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27B38051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2C4E65AA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Edge e)</w:t>
      </w:r>
    </w:p>
    <w:p w14:paraId="569EF41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2B07CFB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(e);</w:t>
      </w:r>
    </w:p>
    <w:p w14:paraId="65B81E0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6365EDFA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5867896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Object o){ ... }</w:t>
      </w:r>
    </w:p>
    <w:p w14:paraId="1710133C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5EBEA934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</w:t>
      </w:r>
    </w:p>
    <w:p w14:paraId="536E29DF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4449452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info;</w:t>
      </w:r>
    </w:p>
    <w:p w14:paraId="49EDB2CB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3EF0EB3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3B7D66AA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54D869F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14:paraId="0D66EDC6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40BC76C2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</w:p>
    <w:p w14:paraId="17E3E264" w14:textId="77777777" w:rsidR="006F344C" w:rsidRPr="003C0B59" w:rsidRDefault="006F344C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14:paraId="1924C24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Edge(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Node to)</w:t>
      </w:r>
    </w:p>
    <w:p w14:paraId="323EC4F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14:paraId="2D15F12C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to;</w:t>
      </w:r>
    </w:p>
    <w:p w14:paraId="3DD1F17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14:paraId="3A2A0D58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14:paraId="7A4EC70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Object o){ ... }</w:t>
      </w:r>
    </w:p>
    <w:p w14:paraId="3B3549A1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06567E6F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3F3D0CB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nodes;</w:t>
      </w:r>
    </w:p>
    <w:p w14:paraId="241E9324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43FF95CF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Graph(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</w:t>
      </w:r>
    </w:p>
    <w:p w14:paraId="3F22F5D9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3B3E62E5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Vector(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);</w:t>
      </w:r>
    </w:p>
    <w:p w14:paraId="6364B598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29977039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31B8F2AE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label)</w:t>
      </w:r>
    </w:p>
    <w:p w14:paraId="1F42CAF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60721437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Node(label));</w:t>
      </w:r>
    </w:p>
    <w:p w14:paraId="137E66B0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73362635" w14:textId="77777777" w:rsidR="00EE0C75" w:rsidRPr="003C0B59" w:rsidRDefault="00EE0C75" w:rsidP="00EE0C75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14:paraId="53B08440" w14:textId="7D6C81E6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Comparable nodeLabel1, Comparable nodeLabel2)</w:t>
      </w:r>
    </w:p>
    <w:p w14:paraId="35CE7F77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14:paraId="4DFCC781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 n1 =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findNode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(nodeLabel1);</w:t>
      </w:r>
    </w:p>
    <w:p w14:paraId="757E8071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 n2 =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findNode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(nodeLabel2);</w:t>
      </w:r>
    </w:p>
    <w:p w14:paraId="1112746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</w:t>
      </w:r>
      <w:proofErr w:type="gramStart"/>
      <w:r w:rsidRPr="003C0B59">
        <w:rPr>
          <w:rFonts w:ascii="Monaco" w:hAnsi="Monaco" w:cs="Menlo"/>
          <w:color w:val="000000" w:themeColor="text1"/>
          <w:sz w:val="20"/>
          <w:szCs w:val="20"/>
        </w:rPr>
        <w:t>1.addEdge</w:t>
      </w:r>
      <w:proofErr w:type="gram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Edge(n2));</w:t>
      </w:r>
    </w:p>
    <w:p w14:paraId="0C09395D" w14:textId="77777777" w:rsidR="00EE0C75" w:rsidRPr="003C0B59" w:rsidRDefault="371D490D" w:rsidP="371D490D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14:paraId="46E82995" w14:textId="3F6391D9" w:rsidR="0022005E" w:rsidRPr="00F809CC" w:rsidRDefault="371D490D" w:rsidP="003C0B59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  <w:bookmarkStart w:id="6" w:name="_GoBack"/>
      <w:bookmarkEnd w:id="6"/>
    </w:p>
    <w:sectPr w:rsidR="0022005E" w:rsidRPr="00F809CC" w:rsidSect="004A7039">
      <w:headerReference w:type="default" r:id="rId9"/>
      <w:pgSz w:w="12240" w:h="15840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6E24DF" w14:textId="77777777" w:rsidR="0019389E" w:rsidRDefault="0019389E" w:rsidP="002B1A17">
      <w:pPr>
        <w:spacing w:after="0" w:line="240" w:lineRule="auto"/>
      </w:pPr>
      <w:r>
        <w:separator/>
      </w:r>
    </w:p>
  </w:endnote>
  <w:endnote w:type="continuationSeparator" w:id="0">
    <w:p w14:paraId="2E7E70BB" w14:textId="77777777" w:rsidR="0019389E" w:rsidRDefault="0019389E" w:rsidP="002B1A17">
      <w:pPr>
        <w:spacing w:after="0" w:line="240" w:lineRule="auto"/>
      </w:pPr>
      <w:r>
        <w:continuationSeparator/>
      </w:r>
    </w:p>
  </w:endnote>
  <w:endnote w:type="continuationNotice" w:id="1">
    <w:p w14:paraId="717E4E58" w14:textId="77777777" w:rsidR="00160AD9" w:rsidRDefault="00160A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4D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Monaco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aco,Menlo">
    <w:altName w:val="Cambria"/>
    <w:panose1 w:val="00000000000000000000"/>
    <w:charset w:val="00"/>
    <w:family w:val="roman"/>
    <w:notTrueType/>
    <w:pitch w:val="default"/>
  </w:font>
  <w:font w:name="Menlo">
    <w:altName w:val="DokChampa"/>
    <w:charset w:val="00"/>
    <w:family w:val="auto"/>
    <w:pitch w:val="variable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8B4E7" w14:textId="77777777" w:rsidR="0019389E" w:rsidRDefault="0019389E" w:rsidP="002B1A17">
      <w:pPr>
        <w:spacing w:after="0" w:line="240" w:lineRule="auto"/>
      </w:pPr>
      <w:r>
        <w:separator/>
      </w:r>
    </w:p>
  </w:footnote>
  <w:footnote w:type="continuationSeparator" w:id="0">
    <w:p w14:paraId="5B27D255" w14:textId="77777777" w:rsidR="0019389E" w:rsidRDefault="0019389E" w:rsidP="002B1A17">
      <w:pPr>
        <w:spacing w:after="0" w:line="240" w:lineRule="auto"/>
      </w:pPr>
      <w:r>
        <w:continuationSeparator/>
      </w:r>
    </w:p>
  </w:footnote>
  <w:footnote w:type="continuationNotice" w:id="1">
    <w:p w14:paraId="665640E4" w14:textId="77777777" w:rsidR="00160AD9" w:rsidRDefault="00160A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838EEC" w14:textId="1FB1C020" w:rsidR="00160AD9" w:rsidRPr="004A7039" w:rsidRDefault="00160AD9" w:rsidP="00160AD9">
    <w:pPr>
      <w:pStyle w:val="Heading1"/>
      <w:jc w:val="both"/>
      <w:rPr>
        <w:sz w:val="22"/>
        <w:szCs w:val="22"/>
      </w:rPr>
    </w:pPr>
    <w:r w:rsidRPr="004A7039">
      <w:rPr>
        <w:sz w:val="22"/>
        <w:szCs w:val="22"/>
      </w:rPr>
      <w:t>Exam Algorithms and Data Structures 21/08/2018, 09.00 - 12.00</w:t>
    </w:r>
    <w:r w:rsidR="00E84090">
      <w:rPr>
        <w:sz w:val="22"/>
        <w:szCs w:val="22"/>
      </w:rPr>
      <w:t>,</w:t>
    </w:r>
    <w:r w:rsidR="005153F8">
      <w:rPr>
        <w:sz w:val="22"/>
        <w:szCs w:val="22"/>
      </w:rPr>
      <w:tab/>
      <w:t>Name:</w:t>
    </w:r>
  </w:p>
  <w:p w14:paraId="5601CA65" w14:textId="167CC3F9" w:rsidR="00912EE7" w:rsidRDefault="00160AD9" w:rsidP="004A7039">
    <w:pPr>
      <w:jc w:val="both"/>
    </w:pPr>
    <w:r w:rsidRPr="004A7039">
      <w:rPr>
        <w:rFonts w:ascii="Arial" w:eastAsia="Arial" w:hAnsi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eastAsia="Arial" w:hAnsi="Arial" w:cs="Arial"/>
        <w:sz w:val="24"/>
        <w:szCs w:val="24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58E22" w14:textId="77777777" w:rsidR="00AA1859" w:rsidRDefault="00AA1859" w:rsidP="004A7039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6"/>
  </w:num>
  <w:num w:numId="5">
    <w:abstractNumId w:val="7"/>
  </w:num>
  <w:num w:numId="6">
    <w:abstractNumId w:val="18"/>
  </w:num>
  <w:num w:numId="7">
    <w:abstractNumId w:val="12"/>
  </w:num>
  <w:num w:numId="8">
    <w:abstractNumId w:val="1"/>
  </w:num>
  <w:num w:numId="9">
    <w:abstractNumId w:val="5"/>
  </w:num>
  <w:num w:numId="10">
    <w:abstractNumId w:val="2"/>
  </w:num>
  <w:num w:numId="11">
    <w:abstractNumId w:val="8"/>
  </w:num>
  <w:num w:numId="12">
    <w:abstractNumId w:val="13"/>
  </w:num>
  <w:num w:numId="13">
    <w:abstractNumId w:val="4"/>
  </w:num>
  <w:num w:numId="14">
    <w:abstractNumId w:val="0"/>
  </w:num>
  <w:num w:numId="15">
    <w:abstractNumId w:val="10"/>
  </w:num>
  <w:num w:numId="16">
    <w:abstractNumId w:val="16"/>
  </w:num>
  <w:num w:numId="17">
    <w:abstractNumId w:val="9"/>
  </w:num>
  <w:num w:numId="18">
    <w:abstractNumId w:val="3"/>
  </w:num>
  <w:num w:numId="19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Omelina, Lubos">
    <w15:presenceInfo w15:providerId="None" w15:userId="Omelina, Lub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10259"/>
    <w:rsid w:val="00017B88"/>
    <w:rsid w:val="00017DBD"/>
    <w:rsid w:val="00022B6B"/>
    <w:rsid w:val="00027645"/>
    <w:rsid w:val="000353B5"/>
    <w:rsid w:val="00037743"/>
    <w:rsid w:val="00037CB4"/>
    <w:rsid w:val="000402A0"/>
    <w:rsid w:val="0005011B"/>
    <w:rsid w:val="00067DA2"/>
    <w:rsid w:val="000722A5"/>
    <w:rsid w:val="000859CD"/>
    <w:rsid w:val="000940EB"/>
    <w:rsid w:val="0009532E"/>
    <w:rsid w:val="000A76E6"/>
    <w:rsid w:val="000B1AD7"/>
    <w:rsid w:val="000D6232"/>
    <w:rsid w:val="000E07CB"/>
    <w:rsid w:val="000E630C"/>
    <w:rsid w:val="0010468B"/>
    <w:rsid w:val="001046B0"/>
    <w:rsid w:val="00117341"/>
    <w:rsid w:val="00126DBE"/>
    <w:rsid w:val="0013730C"/>
    <w:rsid w:val="0014072A"/>
    <w:rsid w:val="0014271E"/>
    <w:rsid w:val="001434B1"/>
    <w:rsid w:val="00157D99"/>
    <w:rsid w:val="00160AD9"/>
    <w:rsid w:val="00160B61"/>
    <w:rsid w:val="001766D8"/>
    <w:rsid w:val="00182ADB"/>
    <w:rsid w:val="001838A1"/>
    <w:rsid w:val="001922FE"/>
    <w:rsid w:val="0019389E"/>
    <w:rsid w:val="001B5078"/>
    <w:rsid w:val="001C09D9"/>
    <w:rsid w:val="001C3465"/>
    <w:rsid w:val="001C781D"/>
    <w:rsid w:val="001D2838"/>
    <w:rsid w:val="001D3F52"/>
    <w:rsid w:val="001F03E8"/>
    <w:rsid w:val="001F092B"/>
    <w:rsid w:val="001F333D"/>
    <w:rsid w:val="001F3681"/>
    <w:rsid w:val="0020372F"/>
    <w:rsid w:val="00203B71"/>
    <w:rsid w:val="002143FA"/>
    <w:rsid w:val="0022005E"/>
    <w:rsid w:val="0022703B"/>
    <w:rsid w:val="00230D22"/>
    <w:rsid w:val="002417A5"/>
    <w:rsid w:val="00244E8C"/>
    <w:rsid w:val="00254BCE"/>
    <w:rsid w:val="002566E7"/>
    <w:rsid w:val="002665EE"/>
    <w:rsid w:val="00266D16"/>
    <w:rsid w:val="00285218"/>
    <w:rsid w:val="002A5C08"/>
    <w:rsid w:val="002B1A17"/>
    <w:rsid w:val="002B664E"/>
    <w:rsid w:val="002E5FF2"/>
    <w:rsid w:val="002E6E13"/>
    <w:rsid w:val="002F07F1"/>
    <w:rsid w:val="002F275B"/>
    <w:rsid w:val="002F2883"/>
    <w:rsid w:val="00307ABE"/>
    <w:rsid w:val="00331FD7"/>
    <w:rsid w:val="00332C81"/>
    <w:rsid w:val="00361FD4"/>
    <w:rsid w:val="00363A7E"/>
    <w:rsid w:val="003661F6"/>
    <w:rsid w:val="003665B2"/>
    <w:rsid w:val="003728CC"/>
    <w:rsid w:val="003910BE"/>
    <w:rsid w:val="003B42FC"/>
    <w:rsid w:val="003B5EF6"/>
    <w:rsid w:val="003C0B59"/>
    <w:rsid w:val="003C318F"/>
    <w:rsid w:val="003C4D40"/>
    <w:rsid w:val="003C55D5"/>
    <w:rsid w:val="003D2DCD"/>
    <w:rsid w:val="003D4CC9"/>
    <w:rsid w:val="003E4134"/>
    <w:rsid w:val="003E62F7"/>
    <w:rsid w:val="003F41F6"/>
    <w:rsid w:val="00405F09"/>
    <w:rsid w:val="004137EC"/>
    <w:rsid w:val="00422303"/>
    <w:rsid w:val="0044381F"/>
    <w:rsid w:val="004606A6"/>
    <w:rsid w:val="00466E23"/>
    <w:rsid w:val="00474258"/>
    <w:rsid w:val="00475BBF"/>
    <w:rsid w:val="00477610"/>
    <w:rsid w:val="00480C60"/>
    <w:rsid w:val="00495BAB"/>
    <w:rsid w:val="00496105"/>
    <w:rsid w:val="00496704"/>
    <w:rsid w:val="004A4D36"/>
    <w:rsid w:val="004A7039"/>
    <w:rsid w:val="004C15F1"/>
    <w:rsid w:val="004C2FC3"/>
    <w:rsid w:val="004C74CA"/>
    <w:rsid w:val="004D3B6E"/>
    <w:rsid w:val="00512DA6"/>
    <w:rsid w:val="005153F8"/>
    <w:rsid w:val="0052133A"/>
    <w:rsid w:val="005565B4"/>
    <w:rsid w:val="00563315"/>
    <w:rsid w:val="00584A1A"/>
    <w:rsid w:val="00587917"/>
    <w:rsid w:val="005A0696"/>
    <w:rsid w:val="005A63F7"/>
    <w:rsid w:val="005C5146"/>
    <w:rsid w:val="005C71AE"/>
    <w:rsid w:val="005D5D7F"/>
    <w:rsid w:val="005D6BF8"/>
    <w:rsid w:val="005E5C17"/>
    <w:rsid w:val="005F4C6C"/>
    <w:rsid w:val="005F4FBF"/>
    <w:rsid w:val="006030D8"/>
    <w:rsid w:val="0060626D"/>
    <w:rsid w:val="00615DCA"/>
    <w:rsid w:val="00621A02"/>
    <w:rsid w:val="00623DA2"/>
    <w:rsid w:val="00631117"/>
    <w:rsid w:val="00637464"/>
    <w:rsid w:val="006408B4"/>
    <w:rsid w:val="00673C2B"/>
    <w:rsid w:val="0068623F"/>
    <w:rsid w:val="00687398"/>
    <w:rsid w:val="00694ABB"/>
    <w:rsid w:val="006C3E23"/>
    <w:rsid w:val="006D502B"/>
    <w:rsid w:val="006E2A48"/>
    <w:rsid w:val="006F344C"/>
    <w:rsid w:val="006F365D"/>
    <w:rsid w:val="0071755D"/>
    <w:rsid w:val="00727E8C"/>
    <w:rsid w:val="00746BEB"/>
    <w:rsid w:val="00746D71"/>
    <w:rsid w:val="007514F8"/>
    <w:rsid w:val="007632C6"/>
    <w:rsid w:val="00781C7F"/>
    <w:rsid w:val="00795E5C"/>
    <w:rsid w:val="007B3A67"/>
    <w:rsid w:val="007C42B8"/>
    <w:rsid w:val="007C4420"/>
    <w:rsid w:val="007C4FA1"/>
    <w:rsid w:val="007D3766"/>
    <w:rsid w:val="00800C1D"/>
    <w:rsid w:val="0080739D"/>
    <w:rsid w:val="00820A6B"/>
    <w:rsid w:val="008300B8"/>
    <w:rsid w:val="008305EA"/>
    <w:rsid w:val="00833CD6"/>
    <w:rsid w:val="00835815"/>
    <w:rsid w:val="008553CC"/>
    <w:rsid w:val="00865362"/>
    <w:rsid w:val="008675A5"/>
    <w:rsid w:val="00872CC1"/>
    <w:rsid w:val="00874E6E"/>
    <w:rsid w:val="00884768"/>
    <w:rsid w:val="00885C58"/>
    <w:rsid w:val="00892875"/>
    <w:rsid w:val="008A6198"/>
    <w:rsid w:val="008A6655"/>
    <w:rsid w:val="008C033E"/>
    <w:rsid w:val="008C5F92"/>
    <w:rsid w:val="008E03E8"/>
    <w:rsid w:val="008F1B7D"/>
    <w:rsid w:val="008F3B36"/>
    <w:rsid w:val="00901D2E"/>
    <w:rsid w:val="009071D9"/>
    <w:rsid w:val="00910ADA"/>
    <w:rsid w:val="00912EE7"/>
    <w:rsid w:val="00920163"/>
    <w:rsid w:val="009512C8"/>
    <w:rsid w:val="009568A0"/>
    <w:rsid w:val="0096004D"/>
    <w:rsid w:val="0096263E"/>
    <w:rsid w:val="009755B6"/>
    <w:rsid w:val="00980174"/>
    <w:rsid w:val="00992CD5"/>
    <w:rsid w:val="009A121C"/>
    <w:rsid w:val="009A57B4"/>
    <w:rsid w:val="009B1DFD"/>
    <w:rsid w:val="009C1973"/>
    <w:rsid w:val="00A0564F"/>
    <w:rsid w:val="00A10D4C"/>
    <w:rsid w:val="00A37A1D"/>
    <w:rsid w:val="00A41A87"/>
    <w:rsid w:val="00A814BB"/>
    <w:rsid w:val="00A86207"/>
    <w:rsid w:val="00A909A5"/>
    <w:rsid w:val="00AA1859"/>
    <w:rsid w:val="00AB5DDE"/>
    <w:rsid w:val="00AE474D"/>
    <w:rsid w:val="00AF4F3E"/>
    <w:rsid w:val="00B1577E"/>
    <w:rsid w:val="00B16998"/>
    <w:rsid w:val="00B205E4"/>
    <w:rsid w:val="00B3410A"/>
    <w:rsid w:val="00B41C6D"/>
    <w:rsid w:val="00B44E1F"/>
    <w:rsid w:val="00B54341"/>
    <w:rsid w:val="00B614B5"/>
    <w:rsid w:val="00B805B5"/>
    <w:rsid w:val="00BA420A"/>
    <w:rsid w:val="00BA50C2"/>
    <w:rsid w:val="00BA5767"/>
    <w:rsid w:val="00BB44B3"/>
    <w:rsid w:val="00BC0BEF"/>
    <w:rsid w:val="00BE3151"/>
    <w:rsid w:val="00BE79DF"/>
    <w:rsid w:val="00C037C9"/>
    <w:rsid w:val="00C03B41"/>
    <w:rsid w:val="00C25C9B"/>
    <w:rsid w:val="00C4088A"/>
    <w:rsid w:val="00C61429"/>
    <w:rsid w:val="00C63D8C"/>
    <w:rsid w:val="00C64B03"/>
    <w:rsid w:val="00C7135F"/>
    <w:rsid w:val="00C82C9E"/>
    <w:rsid w:val="00C83C4E"/>
    <w:rsid w:val="00CA3ABF"/>
    <w:rsid w:val="00CA3BD8"/>
    <w:rsid w:val="00CA4555"/>
    <w:rsid w:val="00CA7604"/>
    <w:rsid w:val="00CB2666"/>
    <w:rsid w:val="00CB6BBE"/>
    <w:rsid w:val="00CC0556"/>
    <w:rsid w:val="00CC0C87"/>
    <w:rsid w:val="00CC13E0"/>
    <w:rsid w:val="00CC41D4"/>
    <w:rsid w:val="00CC46BD"/>
    <w:rsid w:val="00CC7E06"/>
    <w:rsid w:val="00CD3B1F"/>
    <w:rsid w:val="00CF001C"/>
    <w:rsid w:val="00D032B6"/>
    <w:rsid w:val="00D131EE"/>
    <w:rsid w:val="00D15965"/>
    <w:rsid w:val="00D16E53"/>
    <w:rsid w:val="00D17060"/>
    <w:rsid w:val="00D268F6"/>
    <w:rsid w:val="00D41E4D"/>
    <w:rsid w:val="00D506AE"/>
    <w:rsid w:val="00D51AE6"/>
    <w:rsid w:val="00D5241D"/>
    <w:rsid w:val="00D536D7"/>
    <w:rsid w:val="00D5557B"/>
    <w:rsid w:val="00D65F28"/>
    <w:rsid w:val="00D84EF1"/>
    <w:rsid w:val="00D871A4"/>
    <w:rsid w:val="00D91E87"/>
    <w:rsid w:val="00D97263"/>
    <w:rsid w:val="00D974EF"/>
    <w:rsid w:val="00DA6369"/>
    <w:rsid w:val="00DB10FA"/>
    <w:rsid w:val="00DB204C"/>
    <w:rsid w:val="00DB3E5B"/>
    <w:rsid w:val="00DF0726"/>
    <w:rsid w:val="00DF476A"/>
    <w:rsid w:val="00E04427"/>
    <w:rsid w:val="00E1017B"/>
    <w:rsid w:val="00E3475C"/>
    <w:rsid w:val="00E35BE7"/>
    <w:rsid w:val="00E42278"/>
    <w:rsid w:val="00E5108A"/>
    <w:rsid w:val="00E64E4C"/>
    <w:rsid w:val="00E70921"/>
    <w:rsid w:val="00E84090"/>
    <w:rsid w:val="00EA04F7"/>
    <w:rsid w:val="00EC4AD1"/>
    <w:rsid w:val="00EC6DBF"/>
    <w:rsid w:val="00EE0C75"/>
    <w:rsid w:val="00EF2A2D"/>
    <w:rsid w:val="00EF3389"/>
    <w:rsid w:val="00F02155"/>
    <w:rsid w:val="00F10B53"/>
    <w:rsid w:val="00F2169C"/>
    <w:rsid w:val="00F24FAE"/>
    <w:rsid w:val="00F3203B"/>
    <w:rsid w:val="00F36FB8"/>
    <w:rsid w:val="00F525A8"/>
    <w:rsid w:val="00F52DE9"/>
    <w:rsid w:val="00F66227"/>
    <w:rsid w:val="00F7101F"/>
    <w:rsid w:val="00F806B9"/>
    <w:rsid w:val="00F809CC"/>
    <w:rsid w:val="00F903E1"/>
    <w:rsid w:val="00FA5516"/>
    <w:rsid w:val="00FB1625"/>
    <w:rsid w:val="00FB74B2"/>
    <w:rsid w:val="00FB75BE"/>
    <w:rsid w:val="00FC6692"/>
    <w:rsid w:val="00FC79F4"/>
    <w:rsid w:val="00FE7705"/>
    <w:rsid w:val="00FF42F2"/>
    <w:rsid w:val="00FF5DB2"/>
    <w:rsid w:val="1051FD4B"/>
    <w:rsid w:val="12181044"/>
    <w:rsid w:val="157238C2"/>
    <w:rsid w:val="1DDF6507"/>
    <w:rsid w:val="24C68F49"/>
    <w:rsid w:val="2873A9D6"/>
    <w:rsid w:val="28E49EC1"/>
    <w:rsid w:val="35A1E4ED"/>
    <w:rsid w:val="362834E8"/>
    <w:rsid w:val="371D490D"/>
    <w:rsid w:val="3EDA581C"/>
    <w:rsid w:val="508BB4CF"/>
    <w:rsid w:val="59F9BA2C"/>
    <w:rsid w:val="670A15D1"/>
    <w:rsid w:val="7058A5C3"/>
    <w:rsid w:val="7BF9E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,"/>
  <w14:docId w14:val="62CE6B7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07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customStyle="1" w:styleId="pln">
    <w:name w:val="pln"/>
    <w:basedOn w:val="DefaultParagraphFont"/>
    <w:rsid w:val="00BA5767"/>
  </w:style>
  <w:style w:type="character" w:customStyle="1" w:styleId="pun">
    <w:name w:val="pun"/>
    <w:basedOn w:val="DefaultParagraphFont"/>
    <w:rsid w:val="00BA5767"/>
  </w:style>
  <w:style w:type="character" w:customStyle="1" w:styleId="lit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typ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17"/>
  </w:style>
  <w:style w:type="paragraph" w:customStyle="1" w:styleId="p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customStyle="1" w:styleId="p2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3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customStyle="1" w:styleId="p4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customStyle="1" w:styleId="p5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customStyle="1" w:styleId="p6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customStyle="1" w:styleId="s1">
    <w:name w:val="s1"/>
    <w:basedOn w:val="DefaultParagraphFont"/>
    <w:rsid w:val="00FC79F4"/>
    <w:rPr>
      <w:color w:val="000000"/>
    </w:rPr>
  </w:style>
  <w:style w:type="character" w:customStyle="1" w:styleId="s2">
    <w:name w:val="s2"/>
    <w:basedOn w:val="DefaultParagraphFont"/>
    <w:rsid w:val="00FC79F4"/>
    <w:rPr>
      <w:color w:val="931A68"/>
    </w:rPr>
  </w:style>
  <w:style w:type="character" w:customStyle="1" w:styleId="s3">
    <w:name w:val="s3"/>
    <w:basedOn w:val="DefaultParagraphFont"/>
    <w:rsid w:val="00FC79F4"/>
    <w:rPr>
      <w:u w:val="single"/>
    </w:rPr>
  </w:style>
  <w:style w:type="character" w:customStyle="1" w:styleId="s4">
    <w:name w:val="s4"/>
    <w:basedOn w:val="DefaultParagraphFont"/>
    <w:rsid w:val="00FC79F4"/>
    <w:rPr>
      <w:color w:val="0326CC"/>
    </w:rPr>
  </w:style>
  <w:style w:type="character" w:customStyle="1" w:styleId="s5">
    <w:name w:val="s5"/>
    <w:basedOn w:val="DefaultParagraphFont"/>
    <w:rsid w:val="00FC79F4"/>
    <w:rPr>
      <w:color w:val="7E504F"/>
    </w:rPr>
  </w:style>
  <w:style w:type="character" w:customStyle="1" w:styleId="s6">
    <w:name w:val="s6"/>
    <w:basedOn w:val="DefaultParagraphFont"/>
    <w:rsid w:val="00FC79F4"/>
    <w:rPr>
      <w:color w:val="3933FF"/>
    </w:rPr>
  </w:style>
  <w:style w:type="character" w:customStyle="1" w:styleId="apple-tab-span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3B61-63C8-4811-BD31-8A0502D6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etropc060002</dc:creator>
  <cp:keywords/>
  <dc:description/>
  <cp:lastModifiedBy>Omelina, Lubos</cp:lastModifiedBy>
  <cp:revision>183</cp:revision>
  <cp:lastPrinted>2010-08-25T13:00:00Z</cp:lastPrinted>
  <dcterms:created xsi:type="dcterms:W3CDTF">2014-08-30T16:02:00Z</dcterms:created>
  <dcterms:modified xsi:type="dcterms:W3CDTF">2018-08-20T15:07:00Z</dcterms:modified>
</cp:coreProperties>
</file>