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E18D1" w:rsidR="00F66227" w:rsidP="371D490D" w:rsidRDefault="371D490D" w14:paraId="4CD1B97A" w14:textId="769EBDAC">
      <w:pPr>
        <w:jc w:val="both"/>
        <w:rPr>
          <w:rStyle w:val="Heading1Char"/>
        </w:rPr>
      </w:pPr>
      <w:r w:rsidRPr="5073715F">
        <w:rPr>
          <w:rStyle w:val="Heading1Char"/>
        </w:rPr>
        <w:t>Question 1</w:t>
      </w:r>
      <w:r w:rsidRPr="5073715F" w:rsidR="00B54341">
        <w:rPr>
          <w:rStyle w:val="Heading1Char"/>
        </w:rPr>
        <w:t>/4</w:t>
      </w:r>
      <w:r w:rsidRPr="5073715F" w:rsidR="4DC3F13C">
        <w:rPr>
          <w:rStyle w:val="Heading1Char"/>
        </w:rPr>
        <w:t xml:space="preserve">: </w:t>
      </w:r>
      <w:bookmarkStart w:name="_Hlk94189147" w:id="0"/>
      <w:r w:rsidRPr="5073715F" w:rsidR="00053B70">
        <w:rPr>
          <w:rStyle w:val="Heading1Char"/>
        </w:rPr>
        <w:t xml:space="preserve">LinkedList </w:t>
      </w:r>
      <w:r w:rsidRPr="5073715F">
        <w:rPr>
          <w:rStyle w:val="Heading1Char"/>
        </w:rPr>
        <w:t>(</w:t>
      </w:r>
      <w:r w:rsidRPr="5073715F" w:rsidR="609C6BA5">
        <w:rPr>
          <w:rStyle w:val="Heading1Char"/>
        </w:rPr>
        <w:t>5</w:t>
      </w:r>
      <w:r w:rsidRPr="5073715F">
        <w:rPr>
          <w:rStyle w:val="Heading1Char"/>
        </w:rPr>
        <w:t xml:space="preserve"> points)</w:t>
      </w:r>
      <w:bookmarkEnd w:id="0"/>
    </w:p>
    <w:p w:rsidRPr="00D72FF0" w:rsidR="00733A88" w:rsidP="00D72FF0" w:rsidRDefault="10B0229A" w14:paraId="3B3FF19B" w14:textId="4070400D">
      <w:pPr>
        <w:widowControl w:val="0"/>
        <w:spacing w:after="0" w:line="240" w:lineRule="auto"/>
        <w:jc w:val="both"/>
        <w:rPr>
          <w:rFonts w:ascii="Arial" w:hAnsi="Arial" w:cs="Arial"/>
        </w:rPr>
      </w:pPr>
      <w:r w:rsidRPr="3A7FEB5A">
        <w:rPr>
          <w:rFonts w:ascii="Arial" w:hAnsi="Arial" w:cs="Arial"/>
        </w:rPr>
        <w:t xml:space="preserve">Write a method </w:t>
      </w:r>
      <w:r w:rsidRPr="3A7FEB5A">
        <w:rPr>
          <w:rFonts w:ascii="Courier New" w:hAnsi="Courier New" w:cs="Courier New"/>
          <w:b/>
          <w:bCs/>
        </w:rPr>
        <w:t xml:space="preserve">LinkedList </w:t>
      </w:r>
      <w:proofErr w:type="spellStart"/>
      <w:proofErr w:type="gramStart"/>
      <w:r w:rsidRPr="3A7FEB5A">
        <w:rPr>
          <w:rFonts w:ascii="Courier New" w:hAnsi="Courier New" w:cs="Courier New"/>
          <w:b/>
          <w:bCs/>
        </w:rPr>
        <w:t>extract</w:t>
      </w:r>
      <w:r w:rsidRPr="3A7FEB5A" w:rsidR="5281D392">
        <w:rPr>
          <w:rFonts w:ascii="Courier New" w:hAnsi="Courier New" w:cs="Courier New"/>
          <w:b/>
          <w:bCs/>
        </w:rPr>
        <w:t>Duplicates</w:t>
      </w:r>
      <w:proofErr w:type="spellEnd"/>
      <w:r w:rsidRPr="3A7FEB5A">
        <w:rPr>
          <w:rFonts w:ascii="Courier New" w:hAnsi="Courier New" w:cs="Courier New"/>
          <w:b/>
          <w:bCs/>
        </w:rPr>
        <w:t>(</w:t>
      </w:r>
      <w:proofErr w:type="gramEnd"/>
      <w:r w:rsidRPr="3A7FEB5A">
        <w:rPr>
          <w:rFonts w:ascii="Courier New" w:hAnsi="Courier New" w:cs="Courier New"/>
          <w:b/>
          <w:bCs/>
        </w:rPr>
        <w:t>)</w:t>
      </w:r>
      <w:r w:rsidRPr="3A7FEB5A">
        <w:rPr>
          <w:rFonts w:ascii="Arial" w:hAnsi="Arial" w:cs="Arial"/>
        </w:rPr>
        <w:t xml:space="preserve"> on </w:t>
      </w:r>
      <w:r w:rsidRPr="3A7FEB5A" w:rsidR="45B0B601">
        <w:rPr>
          <w:rFonts w:ascii="Arial" w:hAnsi="Arial" w:cs="Arial"/>
        </w:rPr>
        <w:t>the</w:t>
      </w:r>
      <w:r w:rsidRPr="3A7FEB5A">
        <w:rPr>
          <w:rFonts w:ascii="Arial" w:hAnsi="Arial" w:cs="Arial"/>
        </w:rPr>
        <w:t xml:space="preserve"> LinkedList which will create </w:t>
      </w:r>
      <w:r w:rsidRPr="3A7FEB5A" w:rsidR="6A7E6138">
        <w:rPr>
          <w:rFonts w:ascii="Arial" w:hAnsi="Arial" w:cs="Arial"/>
        </w:rPr>
        <w:t xml:space="preserve">a new linked list containing </w:t>
      </w:r>
      <w:r w:rsidRPr="3A7FEB5A" w:rsidR="02DD0A20">
        <w:rPr>
          <w:rFonts w:ascii="Arial" w:hAnsi="Arial" w:cs="Arial"/>
        </w:rPr>
        <w:t xml:space="preserve">all </w:t>
      </w:r>
      <w:r w:rsidRPr="3A7FEB5A" w:rsidR="792C2098">
        <w:rPr>
          <w:rFonts w:ascii="Arial" w:hAnsi="Arial" w:cs="Arial"/>
        </w:rPr>
        <w:t>elements</w:t>
      </w:r>
      <w:r w:rsidRPr="3A7FEB5A" w:rsidR="7D2C4622">
        <w:rPr>
          <w:rFonts w:ascii="Arial" w:hAnsi="Arial" w:cs="Arial"/>
        </w:rPr>
        <w:t xml:space="preserve"> </w:t>
      </w:r>
      <w:r w:rsidRPr="3A7FEB5A" w:rsidR="63686321">
        <w:rPr>
          <w:rFonts w:ascii="Arial" w:hAnsi="Arial" w:cs="Arial"/>
        </w:rPr>
        <w:t>that the original list contains more than once</w:t>
      </w:r>
      <w:r w:rsidRPr="3A7FEB5A" w:rsidR="4F101D3E">
        <w:rPr>
          <w:rFonts w:ascii="Arial" w:hAnsi="Arial" w:cs="Arial"/>
        </w:rPr>
        <w:t xml:space="preserve">. The </w:t>
      </w:r>
      <w:r w:rsidRPr="3A7FEB5A" w:rsidR="00E33413">
        <w:rPr>
          <w:rFonts w:ascii="Arial" w:hAnsi="Arial" w:cs="Arial"/>
        </w:rPr>
        <w:t>redundan</w:t>
      </w:r>
      <w:r w:rsidRPr="3A7FEB5A" w:rsidR="24FCBEB6">
        <w:rPr>
          <w:rFonts w:ascii="Arial" w:hAnsi="Arial" w:cs="Arial"/>
        </w:rPr>
        <w:t>t</w:t>
      </w:r>
      <w:r w:rsidRPr="3A7FEB5A" w:rsidR="00E33413">
        <w:rPr>
          <w:rFonts w:ascii="Arial" w:hAnsi="Arial" w:cs="Arial"/>
        </w:rPr>
        <w:t xml:space="preserve"> </w:t>
      </w:r>
      <w:r w:rsidRPr="3A7FEB5A" w:rsidR="4F101D3E">
        <w:rPr>
          <w:rFonts w:ascii="Arial" w:hAnsi="Arial" w:cs="Arial"/>
        </w:rPr>
        <w:t>elements should</w:t>
      </w:r>
      <w:r w:rsidRPr="3A7FEB5A" w:rsidR="792C2098">
        <w:rPr>
          <w:rFonts w:ascii="Arial" w:hAnsi="Arial" w:cs="Arial"/>
        </w:rPr>
        <w:t xml:space="preserve"> </w:t>
      </w:r>
      <w:r w:rsidRPr="3A7FEB5A" w:rsidR="665A7823">
        <w:rPr>
          <w:rFonts w:ascii="Arial" w:hAnsi="Arial" w:cs="Arial"/>
        </w:rPr>
        <w:t xml:space="preserve">be removed from </w:t>
      </w:r>
      <w:r w:rsidRPr="3A7FEB5A" w:rsidR="380A2733">
        <w:rPr>
          <w:rFonts w:ascii="Arial" w:hAnsi="Arial" w:cs="Arial"/>
        </w:rPr>
        <w:t>the original (this)</w:t>
      </w:r>
      <w:r w:rsidRPr="3A7FEB5A">
        <w:rPr>
          <w:rFonts w:ascii="Arial" w:hAnsi="Arial" w:cs="Arial"/>
        </w:rPr>
        <w:t xml:space="preserve"> </w:t>
      </w:r>
      <w:r w:rsidRPr="3A7FEB5A" w:rsidR="380A2733">
        <w:rPr>
          <w:rFonts w:ascii="Arial" w:hAnsi="Arial" w:cs="Arial"/>
        </w:rPr>
        <w:t>LinkedList</w:t>
      </w:r>
      <w:r w:rsidRPr="3A7FEB5A" w:rsidR="13634BA2">
        <w:rPr>
          <w:rFonts w:ascii="Arial" w:hAnsi="Arial" w:cs="Arial"/>
        </w:rPr>
        <w:t xml:space="preserve"> while keeping the first instance in the original list</w:t>
      </w:r>
      <w:r w:rsidRPr="3A7FEB5A" w:rsidR="380A2733">
        <w:rPr>
          <w:rFonts w:ascii="Arial" w:hAnsi="Arial" w:cs="Arial"/>
        </w:rPr>
        <w:t xml:space="preserve">. </w:t>
      </w:r>
      <w:r w:rsidRPr="3A7FEB5A" w:rsidR="1D8A05B7">
        <w:rPr>
          <w:rFonts w:ascii="Arial" w:hAnsi="Arial" w:cs="Arial"/>
        </w:rPr>
        <w:t>M</w:t>
      </w:r>
      <w:r w:rsidRPr="3A7FEB5A" w:rsidR="72A8179A">
        <w:rPr>
          <w:rFonts w:ascii="Arial" w:hAnsi="Arial" w:cs="Arial"/>
        </w:rPr>
        <w:t>a</w:t>
      </w:r>
      <w:r w:rsidRPr="3A7FEB5A" w:rsidR="1D8A05B7">
        <w:rPr>
          <w:rFonts w:ascii="Arial" w:hAnsi="Arial" w:cs="Arial"/>
        </w:rPr>
        <w:t xml:space="preserve">ke sure the method </w:t>
      </w:r>
      <w:proofErr w:type="spellStart"/>
      <w:proofErr w:type="gramStart"/>
      <w:r w:rsidRPr="3A7FEB5A" w:rsidR="1D8A05B7">
        <w:rPr>
          <w:rFonts w:ascii="Courier New" w:hAnsi="Courier New" w:cs="Courier New"/>
          <w:b/>
          <w:bCs/>
        </w:rPr>
        <w:t>extract</w:t>
      </w:r>
      <w:r w:rsidRPr="3A7FEB5A" w:rsidR="3873F0DA">
        <w:rPr>
          <w:rFonts w:ascii="Courier New" w:hAnsi="Courier New" w:cs="Courier New"/>
          <w:b/>
          <w:bCs/>
        </w:rPr>
        <w:t>Duplicates</w:t>
      </w:r>
      <w:proofErr w:type="spellEnd"/>
      <w:r w:rsidRPr="3A7FEB5A" w:rsidR="1D8A05B7">
        <w:rPr>
          <w:rFonts w:ascii="Courier New" w:hAnsi="Courier New" w:cs="Courier New"/>
          <w:b/>
          <w:bCs/>
        </w:rPr>
        <w:t>(</w:t>
      </w:r>
      <w:proofErr w:type="gramEnd"/>
      <w:r w:rsidRPr="3A7FEB5A" w:rsidR="1D8A05B7">
        <w:rPr>
          <w:rFonts w:ascii="Courier New" w:hAnsi="Courier New" w:cs="Courier New"/>
          <w:b/>
          <w:bCs/>
        </w:rPr>
        <w:t>)</w:t>
      </w:r>
      <w:r w:rsidRPr="3A7FEB5A" w:rsidR="1D8A05B7">
        <w:rPr>
          <w:rFonts w:ascii="Arial" w:hAnsi="Arial" w:cs="Arial"/>
        </w:rPr>
        <w:t xml:space="preserve"> does not create </w:t>
      </w:r>
      <w:r w:rsidRPr="3A7FEB5A" w:rsidR="62298A4F">
        <w:rPr>
          <w:rFonts w:ascii="Arial" w:hAnsi="Arial" w:cs="Arial"/>
        </w:rPr>
        <w:t xml:space="preserve">any </w:t>
      </w:r>
      <w:r w:rsidRPr="3A7FEB5A" w:rsidR="1D8A05B7">
        <w:rPr>
          <w:rFonts w:ascii="Arial" w:hAnsi="Arial" w:cs="Arial"/>
        </w:rPr>
        <w:t xml:space="preserve">new </w:t>
      </w:r>
      <w:proofErr w:type="spellStart"/>
      <w:proofErr w:type="gramStart"/>
      <w:r w:rsidRPr="3A7FEB5A" w:rsidR="1D8A05B7">
        <w:rPr>
          <w:rFonts w:ascii="Arial" w:hAnsi="Arial" w:cs="Arial"/>
        </w:rPr>
        <w:t>ListElements</w:t>
      </w:r>
      <w:proofErr w:type="spellEnd"/>
      <w:r w:rsidRPr="3A7FEB5A" w:rsidR="72A8179A">
        <w:rPr>
          <w:rFonts w:ascii="Arial" w:hAnsi="Arial" w:cs="Arial"/>
        </w:rPr>
        <w:t>, but</w:t>
      </w:r>
      <w:proofErr w:type="gramEnd"/>
      <w:r w:rsidRPr="3A7FEB5A" w:rsidR="72A8179A">
        <w:rPr>
          <w:rFonts w:ascii="Arial" w:hAnsi="Arial" w:cs="Arial"/>
        </w:rPr>
        <w:t xml:space="preserve"> only manipulates the elements from the original LinkedList. What is the time complexity of this method?</w:t>
      </w:r>
    </w:p>
    <w:p w:rsidRPr="00D72FF0" w:rsidR="00733A88" w:rsidP="305A8BC1" w:rsidRDefault="00733A88" w14:paraId="68D65BCD" w14:textId="28C6E323">
      <w:pPr>
        <w:widowControl w:val="0"/>
        <w:spacing w:after="0" w:line="240" w:lineRule="auto"/>
        <w:rPr>
          <w:rFonts w:ascii="Arial" w:hAnsi="Arial" w:cs="Arial"/>
        </w:rPr>
      </w:pPr>
    </w:p>
    <w:p w:rsidRPr="00D72FF0" w:rsidR="008A1E7B" w:rsidP="36D78A4B" w:rsidRDefault="008A1E7B" w14:paraId="4C12A901" w14:textId="682DCBC3">
      <w:pPr>
        <w:widowControl w:val="0"/>
        <w:spacing w:after="0" w:line="240" w:lineRule="auto"/>
        <w:rPr>
          <w:rFonts w:ascii="Arial" w:hAnsi="Arial" w:cs="Arial"/>
        </w:rPr>
      </w:pPr>
      <w:r w:rsidRPr="5073715F">
        <w:rPr>
          <w:rFonts w:ascii="Arial" w:hAnsi="Arial" w:cs="Arial"/>
        </w:rPr>
        <w:t>For instance</w:t>
      </w:r>
      <w:r w:rsidRPr="5073715F" w:rsidR="23B9EEC5">
        <w:rPr>
          <w:rFonts w:ascii="Arial" w:hAnsi="Arial" w:cs="Arial"/>
        </w:rPr>
        <w:t>,</w:t>
      </w:r>
      <w:r w:rsidRPr="5073715F" w:rsidR="00133CA2">
        <w:rPr>
          <w:rFonts w:ascii="Arial" w:hAnsi="Arial" w:cs="Arial"/>
        </w:rPr>
        <w:t xml:space="preserve"> calling </w:t>
      </w:r>
      <w:proofErr w:type="spellStart"/>
      <w:proofErr w:type="gramStart"/>
      <w:r w:rsidRPr="5073715F" w:rsidR="00431AFC">
        <w:rPr>
          <w:rFonts w:ascii="Courier New" w:hAnsi="Courier New" w:cs="Courier New"/>
          <w:b/>
          <w:bCs/>
        </w:rPr>
        <w:t>extract</w:t>
      </w:r>
      <w:r w:rsidRPr="5073715F" w:rsidR="5FE773CE">
        <w:rPr>
          <w:rFonts w:ascii="Courier New" w:hAnsi="Courier New" w:cs="Courier New"/>
          <w:b/>
          <w:bCs/>
        </w:rPr>
        <w:t>Duplicates</w:t>
      </w:r>
      <w:proofErr w:type="spellEnd"/>
      <w:r w:rsidRPr="5073715F" w:rsidR="00431AFC">
        <w:rPr>
          <w:rFonts w:ascii="Courier New" w:hAnsi="Courier New" w:cs="Courier New"/>
          <w:b/>
          <w:bCs/>
        </w:rPr>
        <w:t>(</w:t>
      </w:r>
      <w:proofErr w:type="gramEnd"/>
      <w:r w:rsidRPr="5073715F" w:rsidR="00431AFC">
        <w:rPr>
          <w:rFonts w:ascii="Courier New" w:hAnsi="Courier New" w:cs="Courier New"/>
          <w:b/>
          <w:bCs/>
        </w:rPr>
        <w:t>)</w:t>
      </w:r>
      <w:r w:rsidRPr="5073715F">
        <w:rPr>
          <w:rFonts w:ascii="Arial" w:hAnsi="Arial" w:cs="Arial"/>
        </w:rPr>
        <w:t xml:space="preserve"> </w:t>
      </w:r>
      <w:r w:rsidRPr="5073715F" w:rsidR="120DD100">
        <w:rPr>
          <w:rFonts w:ascii="Arial" w:hAnsi="Arial" w:cs="Arial"/>
        </w:rPr>
        <w:t xml:space="preserve">on the </w:t>
      </w:r>
      <w:r w:rsidRPr="5073715F">
        <w:rPr>
          <w:rFonts w:ascii="Arial" w:hAnsi="Arial" w:cs="Arial"/>
        </w:rPr>
        <w:t>LinkedList with following elements:</w:t>
      </w:r>
    </w:p>
    <w:p w:rsidRPr="00D72FF0" w:rsidR="008A1E7B" w:rsidP="305A8BC1" w:rsidRDefault="00133CA2" w14:paraId="40F81789" w14:textId="71EAC646">
      <w:pPr>
        <w:widowControl w:val="0"/>
        <w:spacing w:after="0" w:line="240" w:lineRule="auto"/>
        <w:rPr>
          <w:rFonts w:ascii="Arial" w:hAnsi="Arial" w:cs="Arial"/>
        </w:rPr>
      </w:pPr>
      <w:r w:rsidRPr="00D72FF0">
        <w:rPr>
          <w:rFonts w:ascii="Arial" w:hAnsi="Arial" w:cs="Arial"/>
        </w:rPr>
        <w:t>LL</w:t>
      </w:r>
      <w:proofErr w:type="gramStart"/>
      <w:r w:rsidRPr="00D72FF0">
        <w:rPr>
          <w:rFonts w:ascii="Arial" w:hAnsi="Arial" w:cs="Arial"/>
        </w:rPr>
        <w:t>1 :</w:t>
      </w:r>
      <w:proofErr w:type="gramEnd"/>
      <w:r w:rsidRPr="00D72FF0">
        <w:rPr>
          <w:rFonts w:ascii="Arial" w:hAnsi="Arial" w:cs="Arial"/>
        </w:rPr>
        <w:t xml:space="preserve">  </w:t>
      </w:r>
      <w:r w:rsidRPr="00D72FF0" w:rsidR="003526FE">
        <w:rPr>
          <w:rFonts w:ascii="Arial" w:hAnsi="Arial" w:cs="Arial"/>
        </w:rPr>
        <w:t>1-&gt;2-&gt;3-&gt;1-&gt;2-&gt;4-&gt;1</w:t>
      </w:r>
    </w:p>
    <w:p w:rsidRPr="00D72FF0" w:rsidR="00431AFC" w:rsidP="305A8BC1" w:rsidRDefault="00450F6E" w14:paraId="6EA101D7" w14:textId="05BED3BA">
      <w:pPr>
        <w:widowControl w:val="0"/>
        <w:spacing w:after="0" w:line="240" w:lineRule="auto"/>
        <w:rPr>
          <w:rFonts w:ascii="Arial" w:hAnsi="Arial" w:cs="Arial"/>
        </w:rPr>
      </w:pPr>
      <w:r w:rsidRPr="00D72FF0">
        <w:rPr>
          <w:rFonts w:ascii="Arial" w:hAnsi="Arial" w:cs="Arial"/>
        </w:rPr>
        <w:t>w</w:t>
      </w:r>
      <w:r w:rsidRPr="00D72FF0" w:rsidR="00133CA2">
        <w:rPr>
          <w:rFonts w:ascii="Arial" w:hAnsi="Arial" w:cs="Arial"/>
        </w:rPr>
        <w:t xml:space="preserve">ill </w:t>
      </w:r>
      <w:r w:rsidRPr="00D72FF0" w:rsidR="00431AFC">
        <w:rPr>
          <w:rFonts w:ascii="Arial" w:hAnsi="Arial" w:cs="Arial"/>
        </w:rPr>
        <w:t>return a new LinkedList:</w:t>
      </w:r>
    </w:p>
    <w:p w:rsidRPr="00D72FF0" w:rsidR="008A1E7B" w:rsidP="305A8BC1" w:rsidRDefault="00431AFC" w14:paraId="231288D9" w14:textId="02592054">
      <w:pPr>
        <w:widowControl w:val="0"/>
        <w:spacing w:after="0" w:line="240" w:lineRule="auto"/>
        <w:rPr>
          <w:rFonts w:ascii="Arial" w:hAnsi="Arial" w:cs="Arial"/>
        </w:rPr>
      </w:pPr>
      <w:r w:rsidRPr="5073715F">
        <w:rPr>
          <w:rFonts w:ascii="Arial" w:hAnsi="Arial" w:cs="Arial"/>
        </w:rPr>
        <w:t>LL</w:t>
      </w:r>
      <w:proofErr w:type="gramStart"/>
      <w:r w:rsidRPr="5073715F">
        <w:rPr>
          <w:rFonts w:ascii="Arial" w:hAnsi="Arial" w:cs="Arial"/>
        </w:rPr>
        <w:t>2</w:t>
      </w:r>
      <w:r w:rsidRPr="5073715F" w:rsidR="00D82474">
        <w:rPr>
          <w:rFonts w:ascii="Arial" w:hAnsi="Arial" w:cs="Arial"/>
        </w:rPr>
        <w:t> :</w:t>
      </w:r>
      <w:proofErr w:type="gramEnd"/>
      <w:r w:rsidRPr="5073715F" w:rsidR="00D82474">
        <w:rPr>
          <w:rFonts w:ascii="Arial" w:hAnsi="Arial" w:cs="Arial"/>
        </w:rPr>
        <w:t xml:space="preserve"> </w:t>
      </w:r>
      <w:r w:rsidRPr="5073715F" w:rsidR="30FAD4C0">
        <w:rPr>
          <w:rFonts w:ascii="Arial" w:hAnsi="Arial" w:cs="Arial"/>
        </w:rPr>
        <w:t>1</w:t>
      </w:r>
      <w:r w:rsidRPr="5073715F" w:rsidR="00326A1A">
        <w:rPr>
          <w:rFonts w:ascii="Arial" w:hAnsi="Arial" w:cs="Arial"/>
        </w:rPr>
        <w:t>-&gt;</w:t>
      </w:r>
      <w:r w:rsidRPr="5073715F" w:rsidR="34D6F9EB">
        <w:rPr>
          <w:rFonts w:ascii="Arial" w:hAnsi="Arial" w:cs="Arial"/>
        </w:rPr>
        <w:t>2-&gt;1</w:t>
      </w:r>
    </w:p>
    <w:p w:rsidRPr="00D72FF0" w:rsidR="00326A1A" w:rsidP="36D78A4B" w:rsidRDefault="00326A1A" w14:paraId="6DDF0FEA" w14:textId="14F38DB6">
      <w:pPr>
        <w:widowControl w:val="0"/>
        <w:spacing w:after="0" w:line="240" w:lineRule="auto"/>
        <w:rPr>
          <w:rFonts w:ascii="Arial" w:hAnsi="Arial" w:cs="Arial"/>
        </w:rPr>
      </w:pPr>
      <w:r w:rsidRPr="00D72FF0">
        <w:rPr>
          <w:rFonts w:ascii="Arial" w:hAnsi="Arial" w:cs="Arial"/>
        </w:rPr>
        <w:t xml:space="preserve">While </w:t>
      </w:r>
      <w:r w:rsidRPr="00D72FF0" w:rsidR="00861FB9">
        <w:rPr>
          <w:rFonts w:ascii="Arial" w:hAnsi="Arial" w:cs="Arial"/>
        </w:rPr>
        <w:t>chang</w:t>
      </w:r>
      <w:r w:rsidRPr="00D72FF0" w:rsidR="5A96D0C5">
        <w:rPr>
          <w:rFonts w:ascii="Arial" w:hAnsi="Arial" w:cs="Arial"/>
        </w:rPr>
        <w:t>ing</w:t>
      </w:r>
      <w:r w:rsidRPr="00D72FF0" w:rsidR="00861FB9">
        <w:rPr>
          <w:rFonts w:ascii="Arial" w:hAnsi="Arial" w:cs="Arial"/>
        </w:rPr>
        <w:t xml:space="preserve"> the content of the origin</w:t>
      </w:r>
      <w:r w:rsidRPr="00D72FF0" w:rsidR="006827D4">
        <w:rPr>
          <w:rFonts w:ascii="Arial" w:hAnsi="Arial" w:cs="Arial"/>
        </w:rPr>
        <w:t>al LL1 to:</w:t>
      </w:r>
    </w:p>
    <w:p w:rsidRPr="00F209F2" w:rsidR="00F209F2" w:rsidP="5073715F" w:rsidRDefault="006827D4" w14:paraId="0F1AF9FF" w14:textId="01143188">
      <w:pPr>
        <w:widowControl w:val="0"/>
        <w:spacing w:after="0" w:line="240" w:lineRule="auto"/>
        <w:rPr>
          <w:rFonts w:ascii="Arial" w:hAnsi="Arial" w:cs="Arial"/>
        </w:rPr>
      </w:pPr>
      <w:r w:rsidRPr="5073715F">
        <w:rPr>
          <w:rFonts w:ascii="Arial" w:hAnsi="Arial" w:cs="Arial"/>
        </w:rPr>
        <w:t>LL</w:t>
      </w:r>
      <w:proofErr w:type="gramStart"/>
      <w:r w:rsidRPr="5073715F">
        <w:rPr>
          <w:rFonts w:ascii="Arial" w:hAnsi="Arial" w:cs="Arial"/>
        </w:rPr>
        <w:t>1 :</w:t>
      </w:r>
      <w:proofErr w:type="gramEnd"/>
      <w:r w:rsidRPr="5073715F">
        <w:rPr>
          <w:rFonts w:ascii="Arial" w:hAnsi="Arial" w:cs="Arial"/>
        </w:rPr>
        <w:t xml:space="preserve"> 1-&gt;2-&gt;</w:t>
      </w:r>
      <w:r w:rsidRPr="5073715F" w:rsidR="3381E554">
        <w:rPr>
          <w:rFonts w:ascii="Arial" w:hAnsi="Arial" w:cs="Arial"/>
        </w:rPr>
        <w:t>3</w:t>
      </w:r>
      <w:r w:rsidRPr="5073715F">
        <w:rPr>
          <w:rFonts w:ascii="Arial" w:hAnsi="Arial" w:cs="Arial"/>
        </w:rPr>
        <w:t>-&gt;</w:t>
      </w:r>
      <w:r w:rsidRPr="5073715F" w:rsidR="0A21826B">
        <w:rPr>
          <w:rFonts w:ascii="Arial" w:hAnsi="Arial" w:cs="Arial"/>
        </w:rPr>
        <w:t>4</w:t>
      </w:r>
    </w:p>
    <w:p w:rsidRPr="00D72FF0" w:rsidR="00874805" w:rsidRDefault="00874805" w14:paraId="7FD79A93" w14:textId="5B837A02">
      <w:pPr>
        <w:rPr>
          <w:rStyle w:val="Heading1Char"/>
          <w:sz w:val="22"/>
          <w:szCs w:val="22"/>
        </w:rPr>
      </w:pPr>
      <w:r w:rsidRPr="00D72FF0">
        <w:rPr>
          <w:rStyle w:val="Heading1Char"/>
          <w:sz w:val="22"/>
          <w:szCs w:val="22"/>
        </w:rPr>
        <w:br w:type="page"/>
      </w:r>
    </w:p>
    <w:p w:rsidRPr="009C69A7" w:rsidR="0080739D" w:rsidP="32D215BA" w:rsidRDefault="1051FD4B" w14:paraId="35A635A8" w14:textId="3D99D1C7">
      <w:pPr>
        <w:widowControl w:val="0"/>
        <w:spacing w:after="0" w:line="240" w:lineRule="auto"/>
        <w:jc w:val="both"/>
        <w:rPr>
          <w:rStyle w:val="Heading1Char"/>
        </w:rPr>
      </w:pPr>
      <w:r w:rsidRPr="009C69A7">
        <w:rPr>
          <w:rStyle w:val="Heading1Char"/>
        </w:rPr>
        <w:br w:type="page"/>
      </w:r>
    </w:p>
    <w:p w:rsidRPr="009C69A7" w:rsidR="002B1A17" w:rsidP="00307ABE" w:rsidRDefault="002B1A17" w14:paraId="49B6AC4C" w14:textId="77777777">
      <w:pPr>
        <w:widowControl w:val="0"/>
        <w:autoSpaceDE w:val="0"/>
        <w:autoSpaceDN w:val="0"/>
        <w:adjustRightInd w:val="0"/>
        <w:spacing w:after="0" w:line="240" w:lineRule="auto"/>
        <w:rPr>
          <w:rStyle w:val="Heading1Char"/>
          <w:rFonts w:ascii="Arial" w:hAnsi="Arial" w:cs="Arial" w:eastAsiaTheme="minorEastAsia"/>
          <w:b w:val="0"/>
          <w:bCs w:val="0"/>
          <w:color w:val="auto"/>
          <w:sz w:val="24"/>
          <w:szCs w:val="24"/>
        </w:rPr>
      </w:pPr>
    </w:p>
    <w:p w:rsidRPr="009C69A7" w:rsidR="0068623F" w:rsidP="371D490D" w:rsidRDefault="371D490D" w14:paraId="24C5676C" w14:textId="4F6B2F6A">
      <w:pPr>
        <w:jc w:val="both"/>
        <w:rPr>
          <w:rStyle w:val="Heading1Char"/>
        </w:rPr>
      </w:pPr>
      <w:r w:rsidRPr="5073715F">
        <w:rPr>
          <w:rStyle w:val="Heading1Char"/>
        </w:rPr>
        <w:t>Question 2</w:t>
      </w:r>
      <w:r w:rsidRPr="5073715F" w:rsidR="00B54341">
        <w:rPr>
          <w:rStyle w:val="Heading1Char"/>
        </w:rPr>
        <w:t>/4</w:t>
      </w:r>
      <w:r w:rsidRPr="5073715F" w:rsidR="76F74AAF">
        <w:rPr>
          <w:rStyle w:val="Heading1Char"/>
        </w:rPr>
        <w:t xml:space="preserve">: </w:t>
      </w:r>
      <w:r w:rsidRPr="5073715F" w:rsidR="7E2655F0">
        <w:rPr>
          <w:rStyle w:val="Heading1Char"/>
        </w:rPr>
        <w:t>Stack</w:t>
      </w:r>
      <w:r w:rsidRPr="5073715F" w:rsidR="00127B64">
        <w:rPr>
          <w:rStyle w:val="Heading1Char"/>
        </w:rPr>
        <w:t xml:space="preserve"> </w:t>
      </w:r>
      <w:r w:rsidRPr="5073715F" w:rsidR="005934BA">
        <w:rPr>
          <w:rStyle w:val="Heading1Char"/>
        </w:rPr>
        <w:t>(</w:t>
      </w:r>
      <w:r w:rsidRPr="5073715F" w:rsidR="00E6658F">
        <w:rPr>
          <w:rStyle w:val="Heading1Char"/>
        </w:rPr>
        <w:t>5</w:t>
      </w:r>
      <w:r w:rsidRPr="5073715F" w:rsidR="005934BA">
        <w:rPr>
          <w:rStyle w:val="Heading1Char"/>
        </w:rPr>
        <w:t xml:space="preserve"> points)</w:t>
      </w:r>
    </w:p>
    <w:p w:rsidRPr="00D72FF0" w:rsidR="00FE18D1" w:rsidP="00D72FF0" w:rsidRDefault="4ECF82B4" w14:paraId="50A8A45F" w14:textId="675DE8C6">
      <w:pPr>
        <w:jc w:val="both"/>
        <w:rPr>
          <w:rFonts w:ascii="Arial" w:hAnsi="Arial" w:cs="Arial"/>
        </w:rPr>
      </w:pPr>
      <w:r w:rsidRPr="3A7FEB5A">
        <w:rPr>
          <w:rFonts w:ascii="Arial" w:hAnsi="Arial" w:cs="Arial"/>
        </w:rPr>
        <w:t xml:space="preserve">Write a method </w:t>
      </w:r>
      <w:r w:rsidRPr="3A7FEB5A">
        <w:rPr>
          <w:rFonts w:ascii="Courier New" w:hAnsi="Courier New" w:cs="Courier New"/>
          <w:b/>
          <w:bCs/>
        </w:rPr>
        <w:t xml:space="preserve">void </w:t>
      </w:r>
      <w:proofErr w:type="spellStart"/>
      <w:proofErr w:type="gramStart"/>
      <w:r w:rsidRPr="3A7FEB5A" w:rsidR="63E9A656">
        <w:rPr>
          <w:rFonts w:ascii="Courier New" w:hAnsi="Courier New" w:cs="Courier New"/>
          <w:b/>
          <w:bCs/>
        </w:rPr>
        <w:t>insertAt</w:t>
      </w:r>
      <w:proofErr w:type="spellEnd"/>
      <w:r w:rsidRPr="3A7FEB5A">
        <w:rPr>
          <w:rFonts w:ascii="Courier New" w:hAnsi="Courier New" w:cs="Courier New"/>
          <w:b/>
          <w:bCs/>
        </w:rPr>
        <w:t>(</w:t>
      </w:r>
      <w:proofErr w:type="gramEnd"/>
      <w:r w:rsidRPr="3A7FEB5A" w:rsidR="4FA6E3A5">
        <w:rPr>
          <w:rFonts w:ascii="Courier New" w:hAnsi="Courier New" w:cs="Courier New"/>
          <w:b/>
          <w:bCs/>
        </w:rPr>
        <w:t xml:space="preserve">Object o, int </w:t>
      </w:r>
      <w:r w:rsidRPr="3A7FEB5A" w:rsidR="13889C68">
        <w:rPr>
          <w:rFonts w:ascii="Courier New" w:hAnsi="Courier New" w:cs="Courier New"/>
          <w:b/>
          <w:bCs/>
        </w:rPr>
        <w:t>n</w:t>
      </w:r>
      <w:r w:rsidRPr="3A7FEB5A">
        <w:rPr>
          <w:rFonts w:ascii="Courier New" w:hAnsi="Courier New" w:cs="Courier New"/>
          <w:b/>
          <w:bCs/>
        </w:rPr>
        <w:t>)</w:t>
      </w:r>
      <w:r w:rsidRPr="3A7FEB5A">
        <w:rPr>
          <w:rFonts w:ascii="Arial" w:hAnsi="Arial" w:cs="Arial"/>
        </w:rPr>
        <w:t xml:space="preserve"> on </w:t>
      </w:r>
      <w:r w:rsidRPr="3A7FEB5A" w:rsidR="45B0B601">
        <w:rPr>
          <w:rFonts w:ascii="Arial" w:hAnsi="Arial" w:cs="Arial"/>
        </w:rPr>
        <w:t>the</w:t>
      </w:r>
      <w:r w:rsidRPr="3A7FEB5A" w:rsidR="7D91439D">
        <w:rPr>
          <w:rFonts w:ascii="Arial" w:hAnsi="Arial" w:cs="Arial"/>
        </w:rPr>
        <w:t xml:space="preserve"> </w:t>
      </w:r>
      <w:r w:rsidRPr="3A7FEB5A" w:rsidR="7F8E87C8">
        <w:rPr>
          <w:rFonts w:ascii="Arial" w:hAnsi="Arial" w:cs="Arial"/>
        </w:rPr>
        <w:t>Stack</w:t>
      </w:r>
      <w:r w:rsidRPr="3A7FEB5A" w:rsidR="7D91439D">
        <w:rPr>
          <w:rFonts w:ascii="Arial" w:hAnsi="Arial" w:cs="Arial"/>
        </w:rPr>
        <w:t>,</w:t>
      </w:r>
      <w:r w:rsidRPr="3A7FEB5A" w:rsidR="45B0B601">
        <w:rPr>
          <w:rFonts w:ascii="Arial" w:hAnsi="Arial" w:cs="Arial"/>
        </w:rPr>
        <w:t xml:space="preserve"> which will</w:t>
      </w:r>
      <w:r w:rsidRPr="3A7FEB5A" w:rsidR="1186934B">
        <w:rPr>
          <w:rFonts w:ascii="Arial" w:hAnsi="Arial" w:cs="Arial"/>
        </w:rPr>
        <w:t xml:space="preserve"> insert object o at the position n</w:t>
      </w:r>
      <w:r w:rsidRPr="3A7FEB5A" w:rsidR="45B0B601">
        <w:rPr>
          <w:rFonts w:ascii="Arial" w:hAnsi="Arial" w:cs="Arial"/>
        </w:rPr>
        <w:t xml:space="preserve"> </w:t>
      </w:r>
      <w:r w:rsidRPr="3A7FEB5A" w:rsidR="2CCF5446">
        <w:rPr>
          <w:rFonts w:ascii="Arial" w:hAnsi="Arial" w:cs="Arial"/>
        </w:rPr>
        <w:t>from the bottom</w:t>
      </w:r>
      <w:r w:rsidRPr="3A7FEB5A" w:rsidR="7D91439D">
        <w:rPr>
          <w:rFonts w:ascii="Arial" w:hAnsi="Arial" w:cs="Arial"/>
        </w:rPr>
        <w:t>. </w:t>
      </w:r>
      <w:r w:rsidRPr="3A7FEB5A" w:rsidR="743DDB01">
        <w:rPr>
          <w:rFonts w:ascii="Arial" w:hAnsi="Arial" w:cs="Arial"/>
        </w:rPr>
        <w:t xml:space="preserve"> Use </w:t>
      </w:r>
      <w:r w:rsidRPr="3A7FEB5A" w:rsidR="737D508B">
        <w:rPr>
          <w:rFonts w:ascii="Arial" w:hAnsi="Arial" w:cs="Arial"/>
        </w:rPr>
        <w:t xml:space="preserve">a </w:t>
      </w:r>
      <w:r w:rsidRPr="3A7FEB5A" w:rsidR="743DDB01">
        <w:rPr>
          <w:rFonts w:ascii="Arial" w:hAnsi="Arial" w:cs="Arial"/>
        </w:rPr>
        <w:t xml:space="preserve">recursive approach where only stack's </w:t>
      </w:r>
      <w:proofErr w:type="gramStart"/>
      <w:r w:rsidRPr="3A7FEB5A" w:rsidR="743DDB01">
        <w:rPr>
          <w:rFonts w:ascii="Arial" w:hAnsi="Arial" w:cs="Arial"/>
        </w:rPr>
        <w:t>push(</w:t>
      </w:r>
      <w:proofErr w:type="gramEnd"/>
      <w:r w:rsidRPr="3A7FEB5A" w:rsidR="743DDB01">
        <w:rPr>
          <w:rFonts w:ascii="Arial" w:hAnsi="Arial" w:cs="Arial"/>
        </w:rPr>
        <w:t xml:space="preserve">), </w:t>
      </w:r>
      <w:proofErr w:type="gramStart"/>
      <w:r w:rsidRPr="3A7FEB5A" w:rsidR="743DDB01">
        <w:rPr>
          <w:rFonts w:ascii="Arial" w:hAnsi="Arial" w:cs="Arial"/>
        </w:rPr>
        <w:t>top(</w:t>
      </w:r>
      <w:proofErr w:type="gramEnd"/>
      <w:r w:rsidRPr="3A7FEB5A" w:rsidR="743DDB01">
        <w:rPr>
          <w:rFonts w:ascii="Arial" w:hAnsi="Arial" w:cs="Arial"/>
        </w:rPr>
        <w:t xml:space="preserve">) and </w:t>
      </w:r>
      <w:proofErr w:type="gramStart"/>
      <w:r w:rsidRPr="3A7FEB5A" w:rsidR="743DDB01">
        <w:rPr>
          <w:rFonts w:ascii="Arial" w:hAnsi="Arial" w:cs="Arial"/>
        </w:rPr>
        <w:t>pop(</w:t>
      </w:r>
      <w:proofErr w:type="gramEnd"/>
      <w:r w:rsidRPr="3A7FEB5A" w:rsidR="743DDB01">
        <w:rPr>
          <w:rFonts w:ascii="Arial" w:hAnsi="Arial" w:cs="Arial"/>
        </w:rPr>
        <w:t>) methods can be used.</w:t>
      </w:r>
    </w:p>
    <w:p w:rsidRPr="00D72FF0" w:rsidR="00FE18D1" w:rsidP="00D72FF0" w:rsidRDefault="68EFBD58" w14:paraId="29F17909" w14:textId="260C7959">
      <w:pPr>
        <w:jc w:val="both"/>
        <w:rPr>
          <w:rFonts w:ascii="Arial" w:hAnsi="Arial" w:cs="Arial"/>
        </w:rPr>
      </w:pPr>
      <w:r w:rsidRPr="3A7FEB5A">
        <w:rPr>
          <w:rFonts w:ascii="Arial" w:hAnsi="Arial" w:cs="Arial"/>
        </w:rPr>
        <w:t xml:space="preserve">For example, calling the </w:t>
      </w:r>
      <w:proofErr w:type="spellStart"/>
      <w:proofErr w:type="gramStart"/>
      <w:r w:rsidRPr="3A7FEB5A" w:rsidR="2F0B2243">
        <w:rPr>
          <w:rFonts w:ascii="Courier New" w:hAnsi="Courier New" w:cs="Courier New"/>
          <w:b/>
          <w:bCs/>
        </w:rPr>
        <w:t>insertAt</w:t>
      </w:r>
      <w:proofErr w:type="spellEnd"/>
      <w:r w:rsidRPr="3A7FEB5A" w:rsidR="77424195">
        <w:rPr>
          <w:rFonts w:ascii="Courier New" w:hAnsi="Courier New" w:cs="Courier New"/>
          <w:b/>
          <w:bCs/>
        </w:rPr>
        <w:t>(</w:t>
      </w:r>
      <w:proofErr w:type="gramEnd"/>
      <w:r w:rsidRPr="3A7FEB5A" w:rsidR="25C41012">
        <w:rPr>
          <w:rFonts w:ascii="Courier New" w:hAnsi="Courier New" w:cs="Courier New"/>
          <w:b/>
          <w:bCs/>
        </w:rPr>
        <w:t>42,3</w:t>
      </w:r>
      <w:r w:rsidRPr="3A7FEB5A" w:rsidR="77424195">
        <w:rPr>
          <w:rFonts w:ascii="Courier New" w:hAnsi="Courier New" w:cs="Courier New"/>
          <w:b/>
          <w:bCs/>
        </w:rPr>
        <w:t>)</w:t>
      </w:r>
      <w:r w:rsidRPr="3A7FEB5A">
        <w:rPr>
          <w:rFonts w:ascii="Arial" w:hAnsi="Arial" w:cs="Arial"/>
        </w:rPr>
        <w:t xml:space="preserve"> method on a </w:t>
      </w:r>
      <w:r w:rsidRPr="3A7FEB5A" w:rsidR="2F9503C6">
        <w:rPr>
          <w:rFonts w:ascii="Arial" w:hAnsi="Arial" w:cs="Arial"/>
        </w:rPr>
        <w:t>stack</w:t>
      </w:r>
      <w:r w:rsidRPr="3A7FEB5A">
        <w:rPr>
          <w:rFonts w:ascii="Arial" w:hAnsi="Arial" w:cs="Arial"/>
        </w:rPr>
        <w:t xml:space="preserve"> containing the following elements: </w:t>
      </w:r>
      <w:r w:rsidRPr="3A7FEB5A" w:rsidR="0E1344B3">
        <w:rPr>
          <w:rFonts w:ascii="Arial" w:hAnsi="Arial" w:cs="Arial"/>
        </w:rPr>
        <w:t>[8, 7, 2, 5, 1]</w:t>
      </w:r>
      <w:r w:rsidRPr="3A7FEB5A">
        <w:rPr>
          <w:rFonts w:ascii="Arial" w:hAnsi="Arial" w:cs="Arial"/>
        </w:rPr>
        <w:t xml:space="preserve">, would result in a </w:t>
      </w:r>
      <w:r w:rsidRPr="3A7FEB5A" w:rsidR="0BDA4FAF">
        <w:rPr>
          <w:rFonts w:ascii="Arial" w:hAnsi="Arial" w:cs="Arial"/>
        </w:rPr>
        <w:t>stack</w:t>
      </w:r>
      <w:proofErr w:type="gramStart"/>
      <w:r w:rsidRPr="3A7FEB5A">
        <w:rPr>
          <w:rFonts w:ascii="Arial" w:hAnsi="Arial" w:cs="Arial"/>
        </w:rPr>
        <w:t xml:space="preserve">: </w:t>
      </w:r>
      <w:r w:rsidRPr="3A7FEB5A" w:rsidR="48637630">
        <w:rPr>
          <w:rFonts w:ascii="Arial" w:hAnsi="Arial" w:cs="Arial"/>
        </w:rPr>
        <w:t xml:space="preserve"> [</w:t>
      </w:r>
      <w:proofErr w:type="gramEnd"/>
      <w:r w:rsidRPr="3A7FEB5A" w:rsidR="48637630">
        <w:rPr>
          <w:rFonts w:ascii="Arial" w:hAnsi="Arial" w:cs="Arial"/>
        </w:rPr>
        <w:t>8, 7, 2, 42, 5, 1]</w:t>
      </w:r>
    </w:p>
    <w:p w:rsidR="3CBB9804" w:rsidRDefault="3CBB9804" w14:paraId="62342274" w14:textId="34E894D1"/>
    <w:p w:rsidRPr="00FE18D1" w:rsidR="447A335F" w:rsidRDefault="447A335F" w14:paraId="5C4E77A0" w14:textId="00EF0EE6">
      <w:r>
        <w:br w:type="page"/>
      </w:r>
    </w:p>
    <w:p w:rsidRPr="00D72FF0" w:rsidR="00F66227" w:rsidP="00475BBF" w:rsidRDefault="00F66227" w14:paraId="04C989F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Pr="00D72FF0" w:rsidR="00F62046" w:rsidP="00F62046" w:rsidRDefault="002B1A17" w14:paraId="0A2E3FE3" w14:textId="312AFAAA">
      <w:pPr>
        <w:jc w:val="both"/>
        <w:rPr>
          <w:rStyle w:val="Heading1Char"/>
        </w:rPr>
      </w:pPr>
      <w:r w:rsidRPr="00FE18D1">
        <w:br w:type="page"/>
      </w:r>
      <w:r w:rsidRPr="00D72FF0" w:rsidR="00F62046">
        <w:rPr>
          <w:rStyle w:val="Heading1Char"/>
        </w:rPr>
        <w:t xml:space="preserve">Question </w:t>
      </w:r>
      <w:r w:rsidRPr="00D72FF0" w:rsidR="7492DC55">
        <w:rPr>
          <w:rStyle w:val="Heading1Char"/>
        </w:rPr>
        <w:t>3</w:t>
      </w:r>
      <w:r w:rsidRPr="00D72FF0" w:rsidR="00F62046">
        <w:rPr>
          <w:rStyle w:val="Heading1Char"/>
        </w:rPr>
        <w:t>/4: Trees (6 points)</w:t>
      </w:r>
    </w:p>
    <w:p w:rsidR="00E53356" w:rsidP="5073715F" w:rsidRDefault="413AD071" w14:paraId="141ADE29" w14:textId="507CD695">
      <w:pPr>
        <w:spacing w:after="0"/>
        <w:rPr>
          <w:rFonts w:ascii="Aptos" w:hAnsi="Aptos" w:eastAsia="Aptos" w:cs="Aptos"/>
          <w:color w:val="000000" w:themeColor="text1"/>
          <w:sz w:val="24"/>
          <w:szCs w:val="24"/>
        </w:rPr>
      </w:pPr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 xml:space="preserve"> We want to investigate whether a given tree contains another given tree as a subtree. We build the code for this in two steps.</w:t>
      </w:r>
    </w:p>
    <w:p w:rsidR="5073715F" w:rsidP="00C35D9C" w:rsidRDefault="5073715F" w14:paraId="0B93C75A" w14:textId="485A535E">
      <w:pPr>
        <w:spacing w:after="0"/>
      </w:pPr>
    </w:p>
    <w:p w:rsidR="413AD071" w:rsidP="00C35D9C" w:rsidRDefault="413AD071" w14:paraId="0DE45504" w14:textId="6002FF9F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  <w:color w:val="000000" w:themeColor="text1"/>
          <w:sz w:val="24"/>
          <w:szCs w:val="24"/>
        </w:rPr>
      </w:pPr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 xml:space="preserve">Make a method </w:t>
      </w:r>
      <w:proofErr w:type="spellStart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>boolean</w:t>
      </w:r>
      <w:proofErr w:type="spellEnd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>equalSubtree</w:t>
      </w:r>
      <w:proofErr w:type="spellEnd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>(</w:t>
      </w:r>
      <w:proofErr w:type="spellStart"/>
      <w:proofErr w:type="gramEnd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>TreeNode</w:t>
      </w:r>
      <w:proofErr w:type="spellEnd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 xml:space="preserve"> node1, </w:t>
      </w:r>
      <w:proofErr w:type="spellStart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>TreeNode</w:t>
      </w:r>
      <w:proofErr w:type="spellEnd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 xml:space="preserve"> node2) which takes as arguments two given </w:t>
      </w:r>
      <w:proofErr w:type="spellStart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>TreeNodes</w:t>
      </w:r>
      <w:proofErr w:type="spellEnd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 xml:space="preserve"> and verifies whether both are the same. Two </w:t>
      </w:r>
      <w:proofErr w:type="spellStart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>TreeNodes</w:t>
      </w:r>
      <w:proofErr w:type="spellEnd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 xml:space="preserve"> are the same, when their data is the same and when both the left and right subtree are the same (recursive property).</w:t>
      </w:r>
    </w:p>
    <w:p w:rsidR="413AD071" w:rsidP="00C35D9C" w:rsidRDefault="413AD071" w14:paraId="111164E4" w14:textId="3314643B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  <w:color w:val="000000" w:themeColor="text1"/>
          <w:sz w:val="24"/>
          <w:szCs w:val="24"/>
        </w:rPr>
      </w:pPr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 xml:space="preserve">In question A, assume the depth of node1 is X and the depth of node2 is Y.  Give the </w:t>
      </w:r>
      <w:proofErr w:type="spellStart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>timecomplexity</w:t>
      </w:r>
      <w:proofErr w:type="spellEnd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 xml:space="preserve"> of your </w:t>
      </w:r>
      <w:proofErr w:type="spellStart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>equalSubtree</w:t>
      </w:r>
      <w:proofErr w:type="spellEnd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 xml:space="preserve"> method in terms of X and Y. Explain,</w:t>
      </w:r>
    </w:p>
    <w:p w:rsidR="413AD071" w:rsidP="00C35D9C" w:rsidRDefault="413AD071" w14:paraId="2D9F0651" w14:textId="468AD5DA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  <w:color w:val="000000" w:themeColor="text1"/>
          <w:sz w:val="24"/>
          <w:szCs w:val="24"/>
        </w:rPr>
      </w:pPr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 xml:space="preserve">Now make the desired method in the Tree class: </w:t>
      </w:r>
      <w:proofErr w:type="spellStart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>boolean</w:t>
      </w:r>
      <w:proofErr w:type="spellEnd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>containsSubtree</w:t>
      </w:r>
      <w:proofErr w:type="spellEnd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>(</w:t>
      </w:r>
      <w:proofErr w:type="gramEnd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 xml:space="preserve">Tree </w:t>
      </w:r>
      <w:proofErr w:type="spellStart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>anothertree</w:t>
      </w:r>
      <w:proofErr w:type="spellEnd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 xml:space="preserve">) which verifies whether the given Tree has </w:t>
      </w:r>
      <w:proofErr w:type="spellStart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>anotherTree</w:t>
      </w:r>
      <w:proofErr w:type="spellEnd"/>
      <w:r w:rsidRPr="5073715F">
        <w:rPr>
          <w:rFonts w:ascii="Aptos" w:hAnsi="Aptos" w:eastAsia="Aptos" w:cs="Aptos"/>
          <w:color w:val="000000" w:themeColor="text1"/>
          <w:sz w:val="24"/>
          <w:szCs w:val="24"/>
        </w:rPr>
        <w:t xml:space="preserve"> as a subtree. Make use of the method from question A for this.</w:t>
      </w:r>
    </w:p>
    <w:p w:rsidR="5073715F" w:rsidP="5073715F" w:rsidRDefault="5073715F" w14:paraId="0E6FC8A1" w14:textId="33B413BB">
      <w:pPr>
        <w:spacing w:after="0" w:line="240" w:lineRule="auto"/>
        <w:rPr>
          <w:rFonts w:ascii="Arial" w:hAnsi="Arial" w:eastAsia="Arial" w:cs="Arial"/>
        </w:rPr>
      </w:pPr>
    </w:p>
    <w:p w:rsidRPr="00B73FEB" w:rsidR="003067E7" w:rsidRDefault="003067E7" w14:paraId="7D0D0179" w14:textId="6217538C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</w:pPr>
      <w:r w:rsidRPr="00B73FEB"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br w:type="page"/>
      </w:r>
    </w:p>
    <w:p w:rsidRPr="00B73FEB" w:rsidR="006E2A48" w:rsidP="00F70A2B" w:rsidRDefault="0096263E" w14:paraId="559F723F" w14:textId="343CC777">
      <w:pPr>
        <w:jc w:val="both"/>
      </w:pPr>
      <w:r w:rsidRPr="00B73FEB">
        <w:rPr>
          <w:rStyle w:val="Heading1Char"/>
        </w:rPr>
        <w:br w:type="page"/>
      </w:r>
    </w:p>
    <w:p w:rsidRPr="009C69A7" w:rsidR="447A335F" w:rsidP="00FE51AA" w:rsidRDefault="0058442F" w14:paraId="7E1B30DF" w14:textId="6D87C2EF">
      <w:r w:rsidRPr="5073715F">
        <w:rPr>
          <w:rStyle w:val="Heading1Char"/>
        </w:rPr>
        <w:t xml:space="preserve">Question 4/4: </w:t>
      </w:r>
      <w:r w:rsidRPr="5073715F" w:rsidR="62A0E7B8">
        <w:rPr>
          <w:rStyle w:val="Heading1Char"/>
        </w:rPr>
        <w:t xml:space="preserve">Graphs </w:t>
      </w:r>
      <w:r w:rsidRPr="5073715F">
        <w:rPr>
          <w:rStyle w:val="Heading1Char"/>
        </w:rPr>
        <w:t>(</w:t>
      </w:r>
      <w:r w:rsidRPr="5073715F" w:rsidR="23E5B342">
        <w:rPr>
          <w:rStyle w:val="Heading1Char"/>
        </w:rPr>
        <w:t>4</w:t>
      </w:r>
      <w:r w:rsidRPr="5073715F">
        <w:rPr>
          <w:rStyle w:val="Heading1Char"/>
        </w:rPr>
        <w:t xml:space="preserve"> points) </w:t>
      </w:r>
    </w:p>
    <w:p w:rsidRPr="00D72FF0" w:rsidR="00C96D7B" w:rsidP="3A7FEB5A" w:rsidRDefault="6FB67730" w14:paraId="23528E0B" w14:textId="78AB8F31">
      <w:pPr>
        <w:spacing w:after="0" w:line="240" w:lineRule="auto"/>
        <w:rPr>
          <w:rFonts w:ascii="Aptos" w:hAnsi="Aptos" w:eastAsia="Times New Roman" w:cs="Times New Roman"/>
          <w:color w:val="000000"/>
          <w:sz w:val="24"/>
          <w:szCs w:val="24"/>
        </w:rPr>
      </w:pPr>
      <w:r w:rsidRPr="3A7FEB5A">
        <w:rPr>
          <w:rFonts w:ascii="Aptos" w:hAnsi="Aptos" w:eastAsia="Times New Roman" w:cs="Times New Roman"/>
          <w:color w:val="000000" w:themeColor="text1"/>
          <w:sz w:val="24"/>
          <w:szCs w:val="24"/>
        </w:rPr>
        <w:t xml:space="preserve">Let’s assume that on a directed graph a node is called </w:t>
      </w:r>
      <w:r w:rsidRPr="3A7FEB5A" w:rsidR="561F780F">
        <w:rPr>
          <w:rFonts w:ascii="Aptos" w:hAnsi="Aptos" w:eastAsia="Times New Roman" w:cs="Times New Roman"/>
          <w:color w:val="000000" w:themeColor="text1"/>
          <w:sz w:val="24"/>
          <w:szCs w:val="24"/>
        </w:rPr>
        <w:t xml:space="preserve">a </w:t>
      </w:r>
      <w:r w:rsidRPr="3A7FEB5A" w:rsidR="561F780F">
        <w:rPr>
          <w:rFonts w:ascii="Aptos" w:hAnsi="Aptos" w:eastAsia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source </w:t>
      </w:r>
      <w:r w:rsidRPr="3A7FEB5A" w:rsidR="561F780F">
        <w:rPr>
          <w:rFonts w:ascii="Aptos" w:hAnsi="Aptos" w:eastAsia="Times New Roman" w:cs="Times New Roman"/>
          <w:color w:val="000000" w:themeColor="text1"/>
          <w:sz w:val="24"/>
          <w:szCs w:val="24"/>
        </w:rPr>
        <w:t>when the in-degree (number of incoming edges) is smaller than out-degree (number of outgoing edges).</w:t>
      </w:r>
      <w:r w:rsidRPr="3A7FEB5A">
        <w:rPr>
          <w:rFonts w:ascii="Aptos" w:hAnsi="Aptos" w:eastAsia="Times New Roman" w:cs="Times New Roman"/>
          <w:color w:val="000000" w:themeColor="text1"/>
          <w:sz w:val="24"/>
          <w:szCs w:val="24"/>
        </w:rPr>
        <w:t xml:space="preserve"> </w:t>
      </w:r>
      <w:r w:rsidRPr="3A7FEB5A" w:rsidR="792643E0">
        <w:rPr>
          <w:rFonts w:ascii="Aptos" w:hAnsi="Aptos" w:eastAsia="Times New Roman" w:cs="Times New Roman"/>
          <w:color w:val="000000" w:themeColor="text1"/>
          <w:sz w:val="24"/>
          <w:szCs w:val="24"/>
        </w:rPr>
        <w:t xml:space="preserve">Write a method </w:t>
      </w:r>
      <w:r w:rsidRPr="3A7FEB5A" w:rsidR="278C01DF">
        <w:rPr>
          <w:rFonts w:ascii="Courier New" w:hAnsi="Courier New" w:eastAsia="Times New Roman" w:cs="Courier New"/>
          <w:b/>
          <w:bCs/>
          <w:color w:val="000000" w:themeColor="text1"/>
        </w:rPr>
        <w:t>int</w:t>
      </w:r>
      <w:r w:rsidRPr="3A7FEB5A" w:rsidR="3620EBEE">
        <w:rPr>
          <w:rFonts w:ascii="Courier New" w:hAnsi="Courier New" w:eastAsia="Times New Roman" w:cs="Courier New"/>
          <w:color w:val="000000" w:themeColor="text1"/>
        </w:rPr>
        <w:t xml:space="preserve"> </w:t>
      </w:r>
      <w:proofErr w:type="spellStart"/>
      <w:proofErr w:type="gramStart"/>
      <w:r w:rsidRPr="3A7FEB5A" w:rsidR="055DA9C5">
        <w:rPr>
          <w:rFonts w:ascii="Courier New" w:hAnsi="Courier New" w:eastAsia="Times New Roman" w:cs="Courier New"/>
          <w:color w:val="000000" w:themeColor="text1"/>
        </w:rPr>
        <w:t>countSources</w:t>
      </w:r>
      <w:proofErr w:type="spellEnd"/>
      <w:r w:rsidRPr="3A7FEB5A" w:rsidR="109505E5">
        <w:rPr>
          <w:rFonts w:ascii="Courier New" w:hAnsi="Courier New" w:eastAsia="Times New Roman" w:cs="Courier New"/>
          <w:b/>
          <w:bCs/>
          <w:color w:val="000000" w:themeColor="text1"/>
        </w:rPr>
        <w:t>(</w:t>
      </w:r>
      <w:proofErr w:type="gramEnd"/>
      <w:r w:rsidRPr="3A7FEB5A" w:rsidR="109505E5">
        <w:rPr>
          <w:rFonts w:ascii="Courier New" w:hAnsi="Courier New" w:eastAsia="Times New Roman" w:cs="Courier New"/>
          <w:b/>
          <w:bCs/>
          <w:color w:val="000000" w:themeColor="text1"/>
        </w:rPr>
        <w:t>)</w:t>
      </w:r>
      <w:r w:rsidRPr="3A7FEB5A" w:rsidR="792643E0">
        <w:rPr>
          <w:rFonts w:ascii="Aptos" w:hAnsi="Aptos" w:eastAsia="Times New Roman" w:cs="Times New Roman"/>
          <w:color w:val="000000" w:themeColor="text1"/>
          <w:sz w:val="24"/>
          <w:szCs w:val="24"/>
        </w:rPr>
        <w:t xml:space="preserve"> on a</w:t>
      </w:r>
      <w:r w:rsidRPr="3A7FEB5A" w:rsidR="2F05DAB2">
        <w:rPr>
          <w:rFonts w:ascii="Aptos" w:hAnsi="Aptos" w:eastAsia="Times New Roman" w:cs="Times New Roman"/>
          <w:color w:val="000000" w:themeColor="text1"/>
          <w:sz w:val="24"/>
          <w:szCs w:val="24"/>
        </w:rPr>
        <w:t xml:space="preserve"> </w:t>
      </w:r>
      <w:r w:rsidRPr="3A7FEB5A" w:rsidR="792643E0">
        <w:rPr>
          <w:rFonts w:ascii="Aptos" w:hAnsi="Aptos" w:eastAsia="Times New Roman" w:cs="Times New Roman"/>
          <w:color w:val="000000" w:themeColor="text1"/>
          <w:sz w:val="24"/>
          <w:szCs w:val="24"/>
        </w:rPr>
        <w:t xml:space="preserve">directed graph that will return </w:t>
      </w:r>
      <w:r w:rsidRPr="3A7FEB5A" w:rsidR="67AAB408">
        <w:rPr>
          <w:rFonts w:ascii="Aptos" w:hAnsi="Aptos" w:eastAsia="Times New Roman" w:cs="Times New Roman"/>
          <w:color w:val="000000" w:themeColor="text1"/>
          <w:sz w:val="24"/>
          <w:szCs w:val="24"/>
        </w:rPr>
        <w:t xml:space="preserve">the number of </w:t>
      </w:r>
      <w:r w:rsidRPr="3A7FEB5A" w:rsidR="67AAB408">
        <w:rPr>
          <w:rFonts w:ascii="Aptos" w:hAnsi="Aptos" w:eastAsia="Times New Roman" w:cs="Times New Roman"/>
          <w:b/>
          <w:bCs/>
          <w:i/>
          <w:iCs/>
          <w:color w:val="000000" w:themeColor="text1"/>
          <w:sz w:val="24"/>
          <w:szCs w:val="24"/>
        </w:rPr>
        <w:t>sources</w:t>
      </w:r>
      <w:r w:rsidRPr="3A7FEB5A" w:rsidR="67AAB408">
        <w:rPr>
          <w:rFonts w:ascii="Aptos" w:hAnsi="Aptos" w:eastAsia="Times New Roman" w:cs="Times New Roman"/>
          <w:color w:val="000000" w:themeColor="text1"/>
          <w:sz w:val="24"/>
          <w:szCs w:val="24"/>
        </w:rPr>
        <w:t xml:space="preserve"> in the graph.</w:t>
      </w:r>
      <w:r w:rsidRPr="3A7FEB5A" w:rsidR="5B57A30E">
        <w:rPr>
          <w:rFonts w:ascii="Aptos" w:hAnsi="Aptos" w:eastAsia="Times New Roman" w:cs="Times New Roman"/>
          <w:color w:val="000000" w:themeColor="text1"/>
          <w:sz w:val="24"/>
          <w:szCs w:val="24"/>
        </w:rPr>
        <w:t xml:space="preserve"> </w:t>
      </w:r>
      <w:r w:rsidRPr="3A7FEB5A" w:rsidR="7BE2D41C">
        <w:rPr>
          <w:rFonts w:ascii="Aptos" w:hAnsi="Aptos" w:eastAsia="Aptos" w:cs="Aptos"/>
          <w:sz w:val="24"/>
          <w:szCs w:val="24"/>
        </w:rPr>
        <w:t>Assume the provided representation of the graph.</w:t>
      </w:r>
    </w:p>
    <w:p w:rsidRPr="00C96D7B" w:rsidR="00C96D7B" w:rsidP="00C96D7B" w:rsidRDefault="00C96D7B" w14:paraId="3120048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200164" w:rsidRDefault="00200164" w14:paraId="63BCA3D8" w14:textId="77777777">
      <w:r>
        <w:br w:type="page"/>
      </w:r>
    </w:p>
    <w:p w:rsidR="00AF22FC" w:rsidP="3A7FEB5A" w:rsidRDefault="00AF22FC" w14:paraId="1A33D5F8" w14:textId="77777777" w14:noSpellErr="1">
      <w:pPr/>
    </w:p>
    <w:p w:rsidRPr="009C69A7" w:rsidR="00625309" w:rsidP="3A7FEB5A" w:rsidRDefault="00625309" w14:paraId="1476CEB2" w14:textId="6F25699A">
      <w:pPr>
        <w:sectPr w:rsidRPr="009C69A7" w:rsidR="00625309" w:rsidSect="008422F1">
          <w:headerReference w:type="even" r:id="rId8"/>
          <w:headerReference w:type="default" r:id="rId9"/>
          <w:footerReference w:type="even" r:id="rId10"/>
          <w:footerReference w:type="default" r:id="rId11"/>
          <w:pgSz w:w="12240" w:h="15840" w:orient="portrait"/>
          <w:pgMar w:top="720" w:right="720" w:bottom="720" w:left="720" w:header="0" w:footer="708" w:gutter="0"/>
          <w:cols w:space="708"/>
          <w:docGrid w:linePitch="360"/>
        </w:sectPr>
      </w:pPr>
    </w:p>
    <w:p w:rsidR="00F809CC" w:rsidRDefault="371D490D" w14:paraId="047081E8" w14:textId="2246F44D">
      <w:pPr>
        <w:pStyle w:val="Heading1"/>
      </w:pPr>
      <w:r>
        <w:t>Provided Code</w:t>
      </w:r>
    </w:p>
    <w:p w:rsidR="00EE0C75" w:rsidP="00EE0C75" w:rsidRDefault="371D490D" w14:paraId="3EF7E7F7" w14:textId="4B5FD314">
      <w:pPr>
        <w:pStyle w:val="Heading2"/>
        <w:spacing w:before="0" w:line="240" w:lineRule="auto"/>
      </w:pPr>
      <w:r>
        <w:t>Linked List</w:t>
      </w:r>
    </w:p>
    <w:p w:rsidRPr="00D72FF0" w:rsidR="00AD1D47" w:rsidP="00D72FF0" w:rsidRDefault="00AD1D47" w14:paraId="693E4481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b/>
          <w:sz w:val="20"/>
          <w:szCs w:val="20"/>
        </w:rPr>
        <w:t>class</w:t>
      </w:r>
      <w:r w:rsidRPr="00D72FF0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sz w:val="20"/>
          <w:szCs w:val="20"/>
          <w:u w:val="single"/>
        </w:rPr>
        <w:t>LinkedList</w:t>
      </w:r>
      <w:r w:rsidRPr="00D72FF0">
        <w:rPr>
          <w:rFonts w:cstheme="minorHAnsi"/>
          <w:sz w:val="20"/>
          <w:szCs w:val="20"/>
        </w:rPr>
        <w:t xml:space="preserve"> {</w:t>
      </w:r>
    </w:p>
    <w:p w:rsidRPr="00D72FF0" w:rsidR="00AD1D47" w:rsidP="00D72FF0" w:rsidRDefault="00AD1D47" w14:paraId="14D6F07E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private</w:t>
      </w:r>
      <w:r w:rsidRPr="00D72FF0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b/>
          <w:sz w:val="20"/>
          <w:szCs w:val="20"/>
        </w:rPr>
        <w:t>class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{</w:t>
      </w:r>
    </w:p>
    <w:p w:rsidRPr="00D72FF0" w:rsidR="00AD1D47" w:rsidP="00D72FF0" w:rsidRDefault="00AD1D47" w14:paraId="14D4CD45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private</w:t>
      </w:r>
      <w:r w:rsidRPr="00D72FF0">
        <w:rPr>
          <w:rFonts w:cstheme="minorHAnsi"/>
          <w:sz w:val="20"/>
          <w:szCs w:val="20"/>
        </w:rPr>
        <w:t xml:space="preserve"> Object </w:t>
      </w:r>
      <w:proofErr w:type="gramStart"/>
      <w:r w:rsidRPr="00D72FF0">
        <w:rPr>
          <w:rFonts w:cstheme="minorHAnsi"/>
          <w:sz w:val="20"/>
          <w:szCs w:val="20"/>
        </w:rPr>
        <w:t>el1;</w:t>
      </w:r>
      <w:proofErr w:type="gramEnd"/>
    </w:p>
    <w:p w:rsidRPr="00D72FF0" w:rsidR="00AD1D47" w:rsidP="00D72FF0" w:rsidRDefault="00AD1D47" w14:paraId="42D38C16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private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el2;</w:t>
      </w:r>
      <w:proofErr w:type="gramEnd"/>
    </w:p>
    <w:p w:rsidRPr="00D72FF0" w:rsidR="00AD1D47" w:rsidP="00D72FF0" w:rsidRDefault="00AD1D47" w14:paraId="48B1EE6D" w14:textId="77777777">
      <w:pPr>
        <w:spacing w:after="0" w:line="240" w:lineRule="auto"/>
        <w:rPr>
          <w:rFonts w:cstheme="minorHAnsi"/>
          <w:sz w:val="20"/>
          <w:szCs w:val="20"/>
        </w:rPr>
      </w:pPr>
    </w:p>
    <w:p w:rsidRPr="00D72FF0" w:rsidR="00AD1D47" w:rsidP="00D72FF0" w:rsidRDefault="00AD1D47" w14:paraId="6D149B8B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 xml:space="preserve">Object </w:t>
      </w:r>
      <w:proofErr w:type="spellStart"/>
      <w:r w:rsidRPr="00D72FF0">
        <w:rPr>
          <w:rFonts w:cstheme="minorHAnsi"/>
          <w:sz w:val="20"/>
          <w:szCs w:val="20"/>
        </w:rPr>
        <w:t>el</w:t>
      </w:r>
      <w:proofErr w:type="spellEnd"/>
      <w:r w:rsidRPr="00D72FF0">
        <w:rPr>
          <w:rFonts w:cstheme="minorHAnsi"/>
          <w:sz w:val="20"/>
          <w:szCs w:val="20"/>
        </w:rPr>
        <w:t xml:space="preserve">, </w:t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</w:t>
      </w:r>
      <w:proofErr w:type="spellStart"/>
      <w:r w:rsidRPr="00D72FF0">
        <w:rPr>
          <w:rFonts w:cstheme="minorHAnsi"/>
          <w:sz w:val="20"/>
          <w:szCs w:val="20"/>
        </w:rPr>
        <w:t>nextElement</w:t>
      </w:r>
      <w:proofErr w:type="spellEnd"/>
      <w:r w:rsidRPr="00D72FF0">
        <w:rPr>
          <w:rFonts w:cstheme="minorHAnsi"/>
          <w:sz w:val="20"/>
          <w:szCs w:val="20"/>
        </w:rPr>
        <w:t>) {</w:t>
      </w:r>
    </w:p>
    <w:p w:rsidRPr="00D72FF0" w:rsidR="00AD1D47" w:rsidP="00D72FF0" w:rsidRDefault="00AD1D47" w14:paraId="4AA01C6E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el1 =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el</w:t>
      </w:r>
      <w:proofErr w:type="spellEnd"/>
      <w:r w:rsidRPr="00D72FF0">
        <w:rPr>
          <w:rFonts w:cstheme="minorHAnsi"/>
          <w:sz w:val="20"/>
          <w:szCs w:val="20"/>
        </w:rPr>
        <w:t>;</w:t>
      </w:r>
      <w:proofErr w:type="gramEnd"/>
    </w:p>
    <w:p w:rsidRPr="00D72FF0" w:rsidR="00AD1D47" w:rsidP="00D72FF0" w:rsidRDefault="00AD1D47" w14:paraId="7B6F8864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el2 =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nextElement</w:t>
      </w:r>
      <w:proofErr w:type="spellEnd"/>
      <w:r w:rsidRPr="00D72FF0">
        <w:rPr>
          <w:rFonts w:cstheme="minorHAnsi"/>
          <w:sz w:val="20"/>
          <w:szCs w:val="20"/>
        </w:rPr>
        <w:t>;</w:t>
      </w:r>
      <w:proofErr w:type="gramEnd"/>
    </w:p>
    <w:p w:rsidRPr="00D72FF0" w:rsidR="00AD1D47" w:rsidP="00D72FF0" w:rsidRDefault="00AD1D47" w14:paraId="545D365C" w14:textId="0278D062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16FB3E31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 xml:space="preserve">Object </w:t>
      </w:r>
      <w:proofErr w:type="spellStart"/>
      <w:r w:rsidRPr="00D72FF0">
        <w:rPr>
          <w:rFonts w:cstheme="minorHAnsi"/>
          <w:sz w:val="20"/>
          <w:szCs w:val="20"/>
        </w:rPr>
        <w:t>el</w:t>
      </w:r>
      <w:proofErr w:type="spellEnd"/>
      <w:r w:rsidRPr="00D72FF0">
        <w:rPr>
          <w:rFonts w:cstheme="minorHAnsi"/>
          <w:sz w:val="20"/>
          <w:szCs w:val="20"/>
        </w:rPr>
        <w:t>) {</w:t>
      </w:r>
    </w:p>
    <w:p w:rsidRPr="00D72FF0" w:rsidR="00AD1D47" w:rsidP="00D72FF0" w:rsidRDefault="00AD1D47" w14:paraId="3F8DA9C7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proofErr w:type="gramStart"/>
      <w:r w:rsidRPr="00D72FF0">
        <w:rPr>
          <w:rFonts w:cstheme="minorHAnsi"/>
          <w:b/>
          <w:sz w:val="20"/>
          <w:szCs w:val="20"/>
        </w:rPr>
        <w:t>this</w:t>
      </w:r>
      <w:r w:rsidRPr="00D72FF0">
        <w:rPr>
          <w:rFonts w:cstheme="minorHAnsi"/>
          <w:sz w:val="20"/>
          <w:szCs w:val="20"/>
        </w:rPr>
        <w:t>(</w:t>
      </w:r>
      <w:proofErr w:type="spellStart"/>
      <w:proofErr w:type="gramEnd"/>
      <w:r w:rsidRPr="00D72FF0">
        <w:rPr>
          <w:rFonts w:cstheme="minorHAnsi"/>
          <w:sz w:val="20"/>
          <w:szCs w:val="20"/>
        </w:rPr>
        <w:t>el</w:t>
      </w:r>
      <w:proofErr w:type="spellEnd"/>
      <w:r w:rsidRPr="00D72FF0">
        <w:rPr>
          <w:rFonts w:cstheme="minorHAnsi"/>
          <w:sz w:val="20"/>
          <w:szCs w:val="20"/>
        </w:rPr>
        <w:t xml:space="preserve">, </w:t>
      </w:r>
      <w:r w:rsidRPr="00D72FF0">
        <w:rPr>
          <w:rFonts w:cstheme="minorHAnsi"/>
          <w:b/>
          <w:sz w:val="20"/>
          <w:szCs w:val="20"/>
        </w:rPr>
        <w:t>null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D1D47" w:rsidP="00D72FF0" w:rsidRDefault="00AD1D47" w14:paraId="63274ADD" w14:textId="507081E8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756FFC4A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Object </w:t>
      </w:r>
      <w:proofErr w:type="gramStart"/>
      <w:r w:rsidRPr="00D72FF0">
        <w:rPr>
          <w:rFonts w:cstheme="minorHAnsi"/>
          <w:sz w:val="20"/>
          <w:szCs w:val="20"/>
        </w:rPr>
        <w:t>first(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D1D47" w:rsidP="00D72FF0" w:rsidRDefault="00AD1D47" w14:paraId="642E9453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return</w:t>
      </w:r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el1;</w:t>
      </w:r>
      <w:proofErr w:type="gramEnd"/>
    </w:p>
    <w:p w:rsidRPr="00D72FF0" w:rsidR="00AD1D47" w:rsidP="00D72FF0" w:rsidRDefault="00AD1D47" w14:paraId="2C1A1A6E" w14:textId="5898B7D4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0074B6DF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rest(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D1D47" w:rsidP="00D72FF0" w:rsidRDefault="00AD1D47" w14:paraId="18983260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return</w:t>
      </w:r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el2;</w:t>
      </w:r>
      <w:proofErr w:type="gramEnd"/>
    </w:p>
    <w:p w:rsidRPr="00D72FF0" w:rsidR="00AD1D47" w:rsidP="00D72FF0" w:rsidRDefault="00AD1D47" w14:paraId="75258847" w14:textId="07BC4DE2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3BEA02D1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b/>
          <w:sz w:val="20"/>
          <w:szCs w:val="20"/>
        </w:rPr>
        <w:t>void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setFirst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>Object value) {</w:t>
      </w:r>
    </w:p>
    <w:p w:rsidRPr="00D72FF0" w:rsidR="00AD1D47" w:rsidP="00D72FF0" w:rsidRDefault="00AD1D47" w14:paraId="1B7AE744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el1 = </w:t>
      </w:r>
      <w:proofErr w:type="gramStart"/>
      <w:r w:rsidRPr="00D72FF0">
        <w:rPr>
          <w:rFonts w:cstheme="minorHAnsi"/>
          <w:sz w:val="20"/>
          <w:szCs w:val="20"/>
        </w:rPr>
        <w:t>value;</w:t>
      </w:r>
      <w:proofErr w:type="gramEnd"/>
    </w:p>
    <w:p w:rsidRPr="00D72FF0" w:rsidR="00AD1D47" w:rsidP="00D72FF0" w:rsidRDefault="00AD1D47" w14:paraId="03B0ED95" w14:textId="2391826E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35971C7C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b/>
          <w:sz w:val="20"/>
          <w:szCs w:val="20"/>
        </w:rPr>
        <w:t>void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setRest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spellStart"/>
      <w:proofErr w:type="gramEnd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value) {</w:t>
      </w:r>
    </w:p>
    <w:p w:rsidRPr="00D72FF0" w:rsidR="00AD1D47" w:rsidP="00D72FF0" w:rsidRDefault="00AD1D47" w14:paraId="012C9319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el2 = </w:t>
      </w:r>
      <w:proofErr w:type="gramStart"/>
      <w:r w:rsidRPr="00D72FF0">
        <w:rPr>
          <w:rFonts w:cstheme="minorHAnsi"/>
          <w:sz w:val="20"/>
          <w:szCs w:val="20"/>
        </w:rPr>
        <w:t>value;</w:t>
      </w:r>
      <w:proofErr w:type="gramEnd"/>
    </w:p>
    <w:p w:rsidRPr="00D72FF0" w:rsidR="00AD1D47" w:rsidP="00D72FF0" w:rsidRDefault="00AD1D47" w14:paraId="2613D597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61F5BB7A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2B261073" w14:textId="77777777">
      <w:pPr>
        <w:spacing w:after="0" w:line="240" w:lineRule="auto"/>
        <w:rPr>
          <w:rFonts w:cstheme="minorHAnsi"/>
          <w:sz w:val="20"/>
          <w:szCs w:val="20"/>
        </w:rPr>
      </w:pPr>
    </w:p>
    <w:p w:rsidRPr="00D72FF0" w:rsidR="00AD1D47" w:rsidP="00D72FF0" w:rsidRDefault="00AD1D47" w14:paraId="6E51D4C1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private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head;</w:t>
      </w:r>
      <w:proofErr w:type="gramEnd"/>
    </w:p>
    <w:p w:rsidRPr="00D72FF0" w:rsidR="00AD1D47" w:rsidP="00D72FF0" w:rsidRDefault="00AD1D47" w14:paraId="545BED2B" w14:textId="77777777">
      <w:pPr>
        <w:spacing w:after="0" w:line="240" w:lineRule="auto"/>
        <w:rPr>
          <w:rFonts w:cstheme="minorHAnsi"/>
          <w:sz w:val="20"/>
          <w:szCs w:val="20"/>
        </w:rPr>
      </w:pPr>
    </w:p>
    <w:p w:rsidRPr="00D72FF0" w:rsidR="00AD1D47" w:rsidP="00D72FF0" w:rsidRDefault="00AD1D47" w14:paraId="65A66A9A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LinkedList(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D1D47" w:rsidP="00D72FF0" w:rsidRDefault="00AD1D47" w14:paraId="3C5489EF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head = </w:t>
      </w:r>
      <w:proofErr w:type="gramStart"/>
      <w:r w:rsidRPr="00D72FF0">
        <w:rPr>
          <w:rFonts w:cstheme="minorHAnsi"/>
          <w:b/>
          <w:sz w:val="20"/>
          <w:szCs w:val="20"/>
        </w:rPr>
        <w:t>null</w:t>
      </w:r>
      <w:r w:rsidRPr="00D72FF0">
        <w:rPr>
          <w:rFonts w:cstheme="minorHAnsi"/>
          <w:sz w:val="20"/>
          <w:szCs w:val="20"/>
        </w:rPr>
        <w:t>;</w:t>
      </w:r>
      <w:proofErr w:type="gramEnd"/>
    </w:p>
    <w:p w:rsidRPr="00D72FF0" w:rsidR="00AD1D47" w:rsidP="00D72FF0" w:rsidRDefault="00AD1D47" w14:paraId="349D1288" w14:textId="509B0021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08DCC94C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b/>
          <w:sz w:val="20"/>
          <w:szCs w:val="20"/>
        </w:rPr>
        <w:t>void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addFirst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>Object o) {</w:t>
      </w:r>
    </w:p>
    <w:p w:rsidRPr="00D72FF0" w:rsidR="00AD1D47" w:rsidP="00D72FF0" w:rsidRDefault="00AD1D47" w14:paraId="19230C94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head = </w:t>
      </w:r>
      <w:r w:rsidRPr="00D72FF0">
        <w:rPr>
          <w:rFonts w:cstheme="minorHAnsi"/>
          <w:b/>
          <w:sz w:val="20"/>
          <w:szCs w:val="20"/>
        </w:rPr>
        <w:t>new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>o, head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D1D47" w:rsidP="00D72FF0" w:rsidRDefault="00AD1D47" w14:paraId="359C38C8" w14:textId="39F97168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453B1E35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Object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getFirst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D1D47" w:rsidP="00D72FF0" w:rsidRDefault="00AD1D47" w14:paraId="0802B106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return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head.first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D1D47" w:rsidP="00D72FF0" w:rsidRDefault="00AD1D47" w14:paraId="4751E6D4" w14:textId="26DF5C9D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2C1120DE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Object </w:t>
      </w:r>
      <w:proofErr w:type="gramStart"/>
      <w:r w:rsidRPr="00D72FF0">
        <w:rPr>
          <w:rFonts w:cstheme="minorHAnsi"/>
          <w:sz w:val="20"/>
          <w:szCs w:val="20"/>
        </w:rPr>
        <w:t>get(</w:t>
      </w:r>
      <w:proofErr w:type="gramEnd"/>
      <w:r w:rsidRPr="00D72FF0">
        <w:rPr>
          <w:rFonts w:cstheme="minorHAnsi"/>
          <w:b/>
          <w:sz w:val="20"/>
          <w:szCs w:val="20"/>
        </w:rPr>
        <w:t>int</w:t>
      </w:r>
      <w:r w:rsidRPr="00D72FF0">
        <w:rPr>
          <w:rFonts w:cstheme="minorHAnsi"/>
          <w:sz w:val="20"/>
          <w:szCs w:val="20"/>
        </w:rPr>
        <w:t xml:space="preserve"> n) {</w:t>
      </w:r>
    </w:p>
    <w:p w:rsidRPr="00D72FF0" w:rsidR="00AD1D47" w:rsidP="00D72FF0" w:rsidRDefault="00AD1D47" w14:paraId="2826B3ED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d = </w:t>
      </w:r>
      <w:proofErr w:type="gramStart"/>
      <w:r w:rsidRPr="00D72FF0">
        <w:rPr>
          <w:rFonts w:cstheme="minorHAnsi"/>
          <w:sz w:val="20"/>
          <w:szCs w:val="20"/>
        </w:rPr>
        <w:t>head;</w:t>
      </w:r>
      <w:proofErr w:type="gramEnd"/>
    </w:p>
    <w:p w:rsidRPr="00D72FF0" w:rsidR="00AD1D47" w:rsidP="00D72FF0" w:rsidRDefault="00AD1D47" w14:paraId="6FD14550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while</w:t>
      </w:r>
      <w:r w:rsidRPr="00D72FF0">
        <w:rPr>
          <w:rFonts w:cstheme="minorHAnsi"/>
          <w:sz w:val="20"/>
          <w:szCs w:val="20"/>
        </w:rPr>
        <w:t xml:space="preserve"> (n &gt; 0) {</w:t>
      </w:r>
    </w:p>
    <w:p w:rsidRPr="00D72FF0" w:rsidR="00AD1D47" w:rsidP="00D72FF0" w:rsidRDefault="00AD1D47" w14:paraId="4A5D136F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d =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d.rest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D1D47" w:rsidP="00D72FF0" w:rsidRDefault="00AD1D47" w14:paraId="6FBF6F73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n-</w:t>
      </w:r>
      <w:proofErr w:type="gramStart"/>
      <w:r w:rsidRPr="00D72FF0">
        <w:rPr>
          <w:rFonts w:cstheme="minorHAnsi"/>
          <w:sz w:val="20"/>
          <w:szCs w:val="20"/>
        </w:rPr>
        <w:t>-;</w:t>
      </w:r>
      <w:proofErr w:type="gramEnd"/>
    </w:p>
    <w:p w:rsidRPr="00D72FF0" w:rsidR="00AD1D47" w:rsidP="00D72FF0" w:rsidRDefault="00AD1D47" w14:paraId="1E237EB9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52C14111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return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d.first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D1D47" w:rsidP="00D72FF0" w:rsidRDefault="00AD1D47" w14:paraId="6250F648" w14:textId="22DA2D05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570517F3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String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toString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D1D47" w:rsidP="00D72FF0" w:rsidRDefault="00AD1D47" w14:paraId="79749F6A" w14:textId="017AF662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String s = "</w:t>
      </w:r>
      <w:proofErr w:type="gramStart"/>
      <w:r w:rsidRPr="00D72FF0">
        <w:rPr>
          <w:rFonts w:cstheme="minorHAnsi"/>
          <w:sz w:val="20"/>
          <w:szCs w:val="20"/>
        </w:rPr>
        <w:t>";</w:t>
      </w:r>
      <w:proofErr w:type="gramEnd"/>
    </w:p>
    <w:p w:rsidRPr="00D72FF0" w:rsidR="00AD1D47" w:rsidP="00D72FF0" w:rsidRDefault="00AD1D47" w14:paraId="0A14930E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d = </w:t>
      </w:r>
      <w:proofErr w:type="gramStart"/>
      <w:r w:rsidRPr="00D72FF0">
        <w:rPr>
          <w:rFonts w:cstheme="minorHAnsi"/>
          <w:sz w:val="20"/>
          <w:szCs w:val="20"/>
        </w:rPr>
        <w:t>head;</w:t>
      </w:r>
      <w:proofErr w:type="gramEnd"/>
    </w:p>
    <w:p w:rsidRPr="00D72FF0" w:rsidR="00AD1D47" w:rsidP="00D72FF0" w:rsidRDefault="00AD1D47" w14:paraId="55AC817A" w14:textId="54B913AA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while</w:t>
      </w:r>
      <w:r w:rsidRPr="00D72FF0">
        <w:rPr>
          <w:rFonts w:cstheme="minorHAnsi"/>
          <w:sz w:val="20"/>
          <w:szCs w:val="20"/>
        </w:rPr>
        <w:t xml:space="preserve"> (</w:t>
      </w:r>
      <w:proofErr w:type="gramStart"/>
      <w:r w:rsidRPr="00D72FF0">
        <w:rPr>
          <w:rFonts w:cstheme="minorHAnsi"/>
          <w:sz w:val="20"/>
          <w:szCs w:val="20"/>
        </w:rPr>
        <w:t>d !</w:t>
      </w:r>
      <w:proofErr w:type="gramEnd"/>
      <w:r w:rsidRPr="00D72FF0">
        <w:rPr>
          <w:rFonts w:cstheme="minorHAnsi"/>
          <w:sz w:val="20"/>
          <w:szCs w:val="20"/>
        </w:rPr>
        <w:t xml:space="preserve">= </w:t>
      </w:r>
      <w:r w:rsidRPr="00D72FF0">
        <w:rPr>
          <w:rFonts w:cstheme="minorHAnsi"/>
          <w:b/>
          <w:sz w:val="20"/>
          <w:szCs w:val="20"/>
        </w:rPr>
        <w:t>null</w:t>
      </w:r>
      <w:r w:rsidRPr="00D72FF0">
        <w:rPr>
          <w:rFonts w:cstheme="minorHAnsi"/>
          <w:sz w:val="20"/>
          <w:szCs w:val="20"/>
        </w:rPr>
        <w:t xml:space="preserve">) </w:t>
      </w:r>
      <w:proofErr w:type="gramStart"/>
      <w:r w:rsidRPr="00D72FF0">
        <w:rPr>
          <w:rFonts w:cstheme="minorHAnsi"/>
          <w:sz w:val="20"/>
          <w:szCs w:val="20"/>
        </w:rPr>
        <w:t>{</w:t>
      </w:r>
      <w:r w:rsidR="007260B2">
        <w:rPr>
          <w:rFonts w:cstheme="minorHAnsi"/>
          <w:sz w:val="20"/>
          <w:szCs w:val="20"/>
        </w:rPr>
        <w:t xml:space="preserve"> ...</w:t>
      </w:r>
      <w:proofErr w:type="gramEnd"/>
      <w:r w:rsidR="007260B2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7341F7E2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return</w:t>
      </w:r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s;</w:t>
      </w:r>
      <w:proofErr w:type="gramEnd"/>
    </w:p>
    <w:p w:rsidRPr="00D72FF0" w:rsidR="00AD1D47" w:rsidP="00D72FF0" w:rsidRDefault="00AD1D47" w14:paraId="44CF89A5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="00EE0C75" w:rsidP="00EE0C75" w:rsidRDefault="00AD1D47" w14:paraId="478ACF76" w14:textId="162C1366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</w:rPr>
      </w:pPr>
      <w:r w:rsidRPr="00AD1D47">
        <w:t>}</w:t>
      </w:r>
    </w:p>
    <w:p w:rsidR="00DE2A47" w:rsidP="00D72FF0" w:rsidRDefault="00DE2A47" w14:paraId="0D822AB8" w14:textId="028B58CA">
      <w:pPr>
        <w:shd w:val="clear" w:color="auto" w:fill="FFFFFF"/>
        <w:spacing w:after="0" w:line="240" w:lineRule="auto"/>
        <w:rPr>
          <w:rStyle w:val="eop"/>
          <w:rFonts w:ascii="Calibri" w:hAnsi="Calibri" w:cs="Calibri"/>
          <w:color w:val="000000"/>
          <w:sz w:val="20"/>
          <w:szCs w:val="20"/>
        </w:rPr>
      </w:pPr>
    </w:p>
    <w:p w:rsidR="00FD119B" w:rsidP="00D72FF0" w:rsidRDefault="00FD119B" w14:paraId="41BC7BC7" w14:textId="6D921C40">
      <w:pPr>
        <w:pStyle w:val="Heading2"/>
        <w:tabs>
          <w:tab w:val="left" w:pos="1953"/>
        </w:tabs>
        <w:spacing w:before="0" w:line="240" w:lineRule="auto"/>
      </w:pPr>
    </w:p>
    <w:p w:rsidR="00912EE7" w:rsidP="12181044" w:rsidRDefault="00B20DB9" w14:paraId="5983961D" w14:textId="18CD6F90">
      <w:pPr>
        <w:pStyle w:val="Heading2"/>
        <w:spacing w:before="0" w:line="240" w:lineRule="auto"/>
      </w:pPr>
      <w:r>
        <w:t>Queue</w:t>
      </w:r>
    </w:p>
    <w:p w:rsidRPr="00D72FF0" w:rsidR="00A73ECE" w:rsidP="3A7FEB5A" w:rsidRDefault="707832A7" w14:paraId="5BD71BD7" w14:textId="6D6966D3">
      <w:pPr>
        <w:spacing w:after="0" w:line="240" w:lineRule="auto"/>
        <w:rPr>
          <w:sz w:val="20"/>
          <w:szCs w:val="20"/>
        </w:rPr>
      </w:pPr>
      <w:r w:rsidRPr="3A7FEB5A">
        <w:rPr>
          <w:sz w:val="20"/>
          <w:szCs w:val="20"/>
        </w:rPr>
        <w:t>public class Queue&lt;T extends Comparable&lt;T&gt;&gt; {</w:t>
      </w:r>
      <w:r w:rsidR="00A73ECE">
        <w:tab/>
      </w:r>
    </w:p>
    <w:p w:rsidRPr="00D72FF0" w:rsidR="00A73ECE" w:rsidP="00D72FF0" w:rsidRDefault="00A73ECE" w14:paraId="6654001D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private Vector&lt;T&gt; </w:t>
      </w:r>
      <w:proofErr w:type="gramStart"/>
      <w:r w:rsidRPr="00D72FF0">
        <w:rPr>
          <w:rFonts w:cstheme="minorHAnsi"/>
          <w:sz w:val="20"/>
          <w:szCs w:val="20"/>
        </w:rPr>
        <w:t>data;</w:t>
      </w:r>
      <w:proofErr w:type="gramEnd"/>
    </w:p>
    <w:p w:rsidRPr="00D72FF0" w:rsidR="00A73ECE" w:rsidP="04CD4EC7" w:rsidRDefault="00A73ECE" w14:paraId="5BBCE765" w14:textId="77777777">
      <w:pPr>
        <w:pStyle w:val="Normal"/>
        <w:spacing w:after="0" w:line="240" w:lineRule="auto"/>
        <w:rPr>
          <w:rFonts w:cs="Calibri" w:cstheme="minorAsci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4CD4EC7" w:rsidR="00A73ECE">
        <w:rPr>
          <w:rFonts w:cs="Calibri" w:cstheme="minorAscii"/>
          <w:sz w:val="20"/>
          <w:szCs w:val="20"/>
        </w:rPr>
        <w:t xml:space="preserve">public </w:t>
      </w:r>
      <w:proofErr w:type="gramStart"/>
      <w:r w:rsidRPr="04CD4EC7" w:rsidR="00A73ECE">
        <w:rPr>
          <w:rFonts w:cs="Calibri" w:cstheme="minorAscii"/>
          <w:sz w:val="20"/>
          <w:szCs w:val="20"/>
        </w:rPr>
        <w:t>Queue(</w:t>
      </w:r>
      <w:proofErr w:type="gramEnd"/>
      <w:r w:rsidRPr="04CD4EC7" w:rsidR="00A73ECE">
        <w:rPr>
          <w:rFonts w:cs="Calibri" w:cstheme="minorAscii"/>
          <w:sz w:val="20"/>
          <w:szCs w:val="20"/>
        </w:rPr>
        <w:t>) {</w:t>
      </w:r>
    </w:p>
    <w:p w:rsidRPr="00D72FF0" w:rsidR="00A73ECE" w:rsidP="00D72FF0" w:rsidRDefault="00A73ECE" w14:paraId="790604AD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data = new Vector&lt;T&gt;(10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73ECE" w:rsidP="00D72FF0" w:rsidRDefault="00A73ECE" w14:paraId="2EDDA633" w14:textId="186A73D6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73ECE" w:rsidP="00D72FF0" w:rsidRDefault="00A73ECE" w14:paraId="083DC015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public void </w:t>
      </w:r>
      <w:proofErr w:type="gramStart"/>
      <w:r w:rsidRPr="00D72FF0">
        <w:rPr>
          <w:rFonts w:cstheme="minorHAnsi"/>
          <w:sz w:val="20"/>
          <w:szCs w:val="20"/>
        </w:rPr>
        <w:t>push(</w:t>
      </w:r>
      <w:proofErr w:type="spellStart"/>
      <w:proofErr w:type="gramEnd"/>
      <w:r w:rsidRPr="00D72FF0">
        <w:rPr>
          <w:rFonts w:cstheme="minorHAnsi"/>
          <w:sz w:val="20"/>
          <w:szCs w:val="20"/>
        </w:rPr>
        <w:t>T o</w:t>
      </w:r>
      <w:proofErr w:type="spellEnd"/>
      <w:r w:rsidRPr="00D72FF0">
        <w:rPr>
          <w:rFonts w:cstheme="minorHAnsi"/>
          <w:sz w:val="20"/>
          <w:szCs w:val="20"/>
        </w:rPr>
        <w:t>) {</w:t>
      </w:r>
    </w:p>
    <w:p w:rsidRPr="00D72FF0" w:rsidR="00A73ECE" w:rsidP="00D72FF0" w:rsidRDefault="00A73ECE" w14:paraId="43FE9908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proofErr w:type="spellStart"/>
      <w:proofErr w:type="gramStart"/>
      <w:r w:rsidRPr="00D72FF0">
        <w:rPr>
          <w:rFonts w:cstheme="minorHAnsi"/>
          <w:sz w:val="20"/>
          <w:szCs w:val="20"/>
        </w:rPr>
        <w:t>data.addLast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(o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154A87" w:rsidR="00A73ECE" w:rsidP="00D72FF0" w:rsidRDefault="00A73ECE" w14:paraId="03A24830" w14:textId="0F608DCF">
      <w:pPr>
        <w:spacing w:after="0" w:line="240" w:lineRule="auto"/>
        <w:rPr>
          <w:rFonts w:cstheme="minorHAnsi"/>
          <w:sz w:val="20"/>
          <w:szCs w:val="20"/>
          <w:lang w:val="fr-BE"/>
        </w:rPr>
      </w:pPr>
      <w:r w:rsidRPr="00D72FF0">
        <w:rPr>
          <w:rFonts w:cstheme="minorHAnsi"/>
          <w:sz w:val="20"/>
          <w:szCs w:val="20"/>
        </w:rPr>
        <w:tab/>
      </w:r>
      <w:r w:rsidRPr="00154A87">
        <w:rPr>
          <w:rFonts w:cstheme="minorHAnsi"/>
          <w:sz w:val="20"/>
          <w:szCs w:val="20"/>
          <w:lang w:val="fr-BE"/>
        </w:rPr>
        <w:t>}</w:t>
      </w:r>
    </w:p>
    <w:p w:rsidRPr="009B3487" w:rsidR="00A73ECE" w:rsidP="607D79D6" w:rsidRDefault="00A73ECE" w14:paraId="03B800EE" w14:textId="77777777">
      <w:pPr>
        <w:spacing w:after="0" w:line="240" w:lineRule="auto"/>
        <w:rPr>
          <w:sz w:val="20"/>
          <w:szCs w:val="20"/>
          <w:lang w:val="fr-BE"/>
        </w:rPr>
      </w:pPr>
      <w:r w:rsidRPr="00154A87">
        <w:rPr>
          <w:rFonts w:cstheme="minorHAnsi"/>
          <w:sz w:val="20"/>
          <w:szCs w:val="20"/>
          <w:lang w:val="fr-BE"/>
        </w:rPr>
        <w:tab/>
      </w:r>
      <w:r w:rsidRPr="00F209F2" w:rsidR="1A8FBCE4">
        <w:rPr>
          <w:sz w:val="20"/>
          <w:szCs w:val="20"/>
          <w:lang w:val="fr-BE"/>
        </w:rPr>
        <w:t>public T pop() {</w:t>
      </w:r>
    </w:p>
    <w:p w:rsidRPr="009B3487" w:rsidR="00A73ECE" w:rsidP="607D79D6" w:rsidRDefault="00A73ECE" w14:paraId="4508535F" w14:textId="77777777">
      <w:pPr>
        <w:spacing w:after="0" w:line="240" w:lineRule="auto"/>
        <w:rPr>
          <w:sz w:val="20"/>
          <w:szCs w:val="20"/>
          <w:lang w:val="fr-BE"/>
        </w:rPr>
      </w:pPr>
      <w:r w:rsidRPr="00154A87">
        <w:rPr>
          <w:rFonts w:cstheme="minorHAnsi"/>
          <w:sz w:val="20"/>
          <w:szCs w:val="20"/>
          <w:lang w:val="fr-BE"/>
        </w:rPr>
        <w:tab/>
      </w:r>
      <w:r w:rsidRPr="00154A87">
        <w:rPr>
          <w:rFonts w:cstheme="minorHAnsi"/>
          <w:sz w:val="20"/>
          <w:szCs w:val="20"/>
          <w:lang w:val="fr-BE"/>
        </w:rPr>
        <w:tab/>
      </w:r>
      <w:r w:rsidRPr="00F209F2" w:rsidR="1A8FBCE4">
        <w:rPr>
          <w:sz w:val="20"/>
          <w:szCs w:val="20"/>
          <w:lang w:val="fr-BE"/>
        </w:rPr>
        <w:t xml:space="preserve">T </w:t>
      </w:r>
      <w:proofErr w:type="spellStart"/>
      <w:r w:rsidRPr="00F209F2" w:rsidR="1A8FBCE4">
        <w:rPr>
          <w:sz w:val="20"/>
          <w:szCs w:val="20"/>
          <w:lang w:val="fr-BE"/>
        </w:rPr>
        <w:t>topEl</w:t>
      </w:r>
      <w:proofErr w:type="spellEnd"/>
      <w:r w:rsidRPr="00F209F2" w:rsidR="1A8FBCE4">
        <w:rPr>
          <w:sz w:val="20"/>
          <w:szCs w:val="20"/>
          <w:lang w:val="fr-BE"/>
        </w:rPr>
        <w:t xml:space="preserve"> = </w:t>
      </w:r>
      <w:proofErr w:type="spellStart"/>
      <w:r w:rsidRPr="00F209F2" w:rsidR="1A8FBCE4">
        <w:rPr>
          <w:sz w:val="20"/>
          <w:szCs w:val="20"/>
          <w:lang w:val="fr-BE"/>
        </w:rPr>
        <w:t>data.getFirst</w:t>
      </w:r>
      <w:proofErr w:type="spellEnd"/>
      <w:r w:rsidRPr="00F209F2" w:rsidR="1A8FBCE4">
        <w:rPr>
          <w:sz w:val="20"/>
          <w:szCs w:val="20"/>
          <w:lang w:val="fr-BE"/>
        </w:rPr>
        <w:t>();</w:t>
      </w:r>
    </w:p>
    <w:p w:rsidRPr="00D72FF0" w:rsidR="00A73ECE" w:rsidP="00D72FF0" w:rsidRDefault="00A73ECE" w14:paraId="6B734418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154A87">
        <w:rPr>
          <w:rFonts w:cstheme="minorHAnsi"/>
          <w:sz w:val="20"/>
          <w:szCs w:val="20"/>
          <w:lang w:val="fr-BE"/>
        </w:rPr>
        <w:tab/>
      </w:r>
      <w:r w:rsidRPr="00154A87">
        <w:rPr>
          <w:rFonts w:cstheme="minorHAnsi"/>
          <w:sz w:val="20"/>
          <w:szCs w:val="20"/>
          <w:lang w:val="fr-BE"/>
        </w:rPr>
        <w:tab/>
      </w:r>
      <w:proofErr w:type="spellStart"/>
      <w:proofErr w:type="gramStart"/>
      <w:r w:rsidRPr="00D72FF0">
        <w:rPr>
          <w:rFonts w:cstheme="minorHAnsi"/>
          <w:sz w:val="20"/>
          <w:szCs w:val="20"/>
        </w:rPr>
        <w:t>data.removeFirst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73ECE" w:rsidP="00D72FF0" w:rsidRDefault="00A73ECE" w14:paraId="40082BBA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return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topEl</w:t>
      </w:r>
      <w:proofErr w:type="spellEnd"/>
      <w:r w:rsidRPr="00D72FF0">
        <w:rPr>
          <w:rFonts w:cstheme="minorHAnsi"/>
          <w:sz w:val="20"/>
          <w:szCs w:val="20"/>
        </w:rPr>
        <w:t>;</w:t>
      </w:r>
      <w:proofErr w:type="gramEnd"/>
    </w:p>
    <w:p w:rsidRPr="00D72FF0" w:rsidR="00A73ECE" w:rsidP="00D72FF0" w:rsidRDefault="00A73ECE" w14:paraId="695DF09B" w14:textId="60B64134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73ECE" w:rsidP="00D72FF0" w:rsidRDefault="00A73ECE" w14:paraId="53E45262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public T </w:t>
      </w:r>
      <w:proofErr w:type="gramStart"/>
      <w:r w:rsidRPr="00D72FF0">
        <w:rPr>
          <w:rFonts w:cstheme="minorHAnsi"/>
          <w:sz w:val="20"/>
          <w:szCs w:val="20"/>
        </w:rPr>
        <w:t>top(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73ECE" w:rsidP="00D72FF0" w:rsidRDefault="00A73ECE" w14:paraId="79395EE7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return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data.getFirst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73ECE" w:rsidP="00D72FF0" w:rsidRDefault="00A73ECE" w14:paraId="34D5C6F2" w14:textId="753967F8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73ECE" w:rsidP="00D72FF0" w:rsidRDefault="00A73ECE" w14:paraId="083DF3B4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public int </w:t>
      </w:r>
      <w:proofErr w:type="gramStart"/>
      <w:r w:rsidRPr="00D72FF0">
        <w:rPr>
          <w:rFonts w:cstheme="minorHAnsi"/>
          <w:sz w:val="20"/>
          <w:szCs w:val="20"/>
        </w:rPr>
        <w:t>size(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73ECE" w:rsidP="00D72FF0" w:rsidRDefault="00A73ECE" w14:paraId="4BBB064C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return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data.size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73ECE" w:rsidP="00D72FF0" w:rsidRDefault="00A73ECE" w14:paraId="11F4AD49" w14:textId="7E6671EF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73ECE" w:rsidP="00D72FF0" w:rsidRDefault="00A73ECE" w14:paraId="72A880D0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public </w:t>
      </w:r>
      <w:proofErr w:type="spellStart"/>
      <w:r w:rsidRPr="00D72FF0">
        <w:rPr>
          <w:rFonts w:cstheme="minorHAnsi"/>
          <w:sz w:val="20"/>
          <w:szCs w:val="20"/>
        </w:rPr>
        <w:t>boolean</w:t>
      </w:r>
      <w:proofErr w:type="spellEnd"/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empty(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73ECE" w:rsidP="00D72FF0" w:rsidRDefault="00A73ECE" w14:paraId="4562ADB7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return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data.size</w:t>
      </w:r>
      <w:proofErr w:type="spellEnd"/>
      <w:proofErr w:type="gramEnd"/>
      <w:r w:rsidRPr="00D72FF0">
        <w:rPr>
          <w:rFonts w:cstheme="minorHAnsi"/>
          <w:sz w:val="20"/>
          <w:szCs w:val="20"/>
        </w:rPr>
        <w:t xml:space="preserve">() == </w:t>
      </w:r>
      <w:proofErr w:type="gramStart"/>
      <w:r w:rsidRPr="00D72FF0">
        <w:rPr>
          <w:rFonts w:cstheme="minorHAnsi"/>
          <w:sz w:val="20"/>
          <w:szCs w:val="20"/>
        </w:rPr>
        <w:t>0;</w:t>
      </w:r>
      <w:proofErr w:type="gramEnd"/>
    </w:p>
    <w:p w:rsidRPr="00D72FF0" w:rsidR="00A73ECE" w:rsidP="00D72FF0" w:rsidRDefault="00A73ECE" w14:paraId="5782BECB" w14:textId="6F0B40A1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  <w:r w:rsidRPr="00D72FF0">
        <w:rPr>
          <w:rFonts w:cstheme="minorHAnsi"/>
          <w:sz w:val="20"/>
          <w:szCs w:val="20"/>
        </w:rPr>
        <w:tab/>
      </w:r>
    </w:p>
    <w:p w:rsidRPr="00D72FF0" w:rsidR="00A73ECE" w:rsidP="00D72FF0" w:rsidRDefault="00A73ECE" w14:paraId="4DDE4597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@Override</w:t>
      </w:r>
    </w:p>
    <w:p w:rsidRPr="00D72FF0" w:rsidR="00A73ECE" w:rsidP="00D72FF0" w:rsidRDefault="00A73ECE" w14:paraId="63209582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public String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toString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73ECE" w:rsidP="00D72FF0" w:rsidRDefault="00A73ECE" w14:paraId="74148C64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return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data.toString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73ECE" w:rsidP="00D72FF0" w:rsidRDefault="00A73ECE" w14:paraId="535AD54F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344DB9" w:rsidP="00D72FF0" w:rsidRDefault="707832A7" w14:paraId="6F4B641C" w14:textId="5EB610A3">
      <w:pPr>
        <w:spacing w:after="0" w:line="240" w:lineRule="auto"/>
        <w:rPr>
          <w:rFonts w:cstheme="minorHAnsi"/>
          <w:sz w:val="20"/>
          <w:szCs w:val="20"/>
        </w:rPr>
      </w:pPr>
      <w:r w:rsidRPr="3A7FEB5A">
        <w:rPr>
          <w:sz w:val="20"/>
          <w:szCs w:val="20"/>
        </w:rPr>
        <w:t>}</w:t>
      </w:r>
    </w:p>
    <w:p w:rsidRPr="00CC13E0" w:rsidR="00912EE7" w:rsidP="3A7FEB5A" w:rsidRDefault="7B2ABD10" w14:paraId="0996A6CE" w14:textId="1A8EAB70">
      <w:pPr>
        <w:pStyle w:val="Heading2"/>
        <w:widowControl w:val="0"/>
        <w:autoSpaceDE w:val="0"/>
        <w:autoSpaceDN w:val="0"/>
        <w:adjustRightInd w:val="0"/>
        <w:spacing w:before="0" w:line="240" w:lineRule="auto"/>
        <w:rPr>
          <w:rFonts w:ascii="Cambria" w:hAnsi="Cambria" w:eastAsia="Cambria" w:cs="Cambria"/>
        </w:rPr>
      </w:pPr>
      <w:r w:rsidRPr="3A7FEB5A">
        <w:rPr>
          <w:rFonts w:ascii="Cambria" w:hAnsi="Cambria" w:eastAsia="Cambria" w:cs="Cambria"/>
        </w:rPr>
        <w:t>Stack</w:t>
      </w:r>
    </w:p>
    <w:p w:rsidRPr="00CC13E0" w:rsidR="00912EE7" w:rsidP="3A7FEB5A" w:rsidRDefault="7B2ABD10" w14:paraId="24361D39" w14:textId="15FF10CC">
      <w:pPr>
        <w:widowControl w:val="0"/>
        <w:tabs>
          <w:tab w:val="left" w:pos="529"/>
        </w:tabs>
        <w:spacing w:after="0" w:line="240" w:lineRule="auto"/>
        <w:rPr>
          <w:sz w:val="20"/>
          <w:szCs w:val="20"/>
        </w:rPr>
      </w:pPr>
      <w:r w:rsidRPr="3A7FEB5A">
        <w:rPr>
          <w:sz w:val="20"/>
          <w:szCs w:val="20"/>
        </w:rPr>
        <w:t xml:space="preserve">public class Stack {   </w:t>
      </w:r>
    </w:p>
    <w:p w:rsidRPr="00CC13E0" w:rsidR="00912EE7" w:rsidP="3A7FEB5A" w:rsidRDefault="7B2ABD10" w14:paraId="4848D1F7" w14:textId="33A97E0F">
      <w:pPr>
        <w:widowControl w:val="0"/>
        <w:tabs>
          <w:tab w:val="left" w:pos="529"/>
        </w:tabs>
        <w:spacing w:after="0" w:line="240" w:lineRule="auto"/>
        <w:ind w:firstLine="720"/>
        <w:rPr>
          <w:sz w:val="20"/>
          <w:szCs w:val="20"/>
        </w:rPr>
      </w:pPr>
      <w:r w:rsidRPr="3A7FEB5A">
        <w:rPr>
          <w:sz w:val="20"/>
          <w:szCs w:val="20"/>
        </w:rPr>
        <w:t xml:space="preserve">private LinkedList </w:t>
      </w:r>
      <w:proofErr w:type="gramStart"/>
      <w:r w:rsidRPr="3A7FEB5A">
        <w:rPr>
          <w:sz w:val="20"/>
          <w:szCs w:val="20"/>
        </w:rPr>
        <w:t>data;</w:t>
      </w:r>
      <w:proofErr w:type="gramEnd"/>
    </w:p>
    <w:p w:rsidRPr="00CC13E0" w:rsidR="00912EE7" w:rsidP="3A7FEB5A" w:rsidRDefault="003101C1" w14:paraId="596E82DB" w14:textId="7D0153C8" w14:noSpellErr="1">
      <w:pPr>
        <w:widowControl w:val="0"/>
        <w:tabs>
          <w:tab w:val="left" w:pos="529"/>
        </w:tabs>
        <w:spacing w:after="0" w:line="240" w:lineRule="auto"/>
        <w:rPr>
          <w:sz w:val="20"/>
          <w:szCs w:val="20"/>
        </w:rPr>
      </w:pPr>
      <w:ins w:author="Lubos OMELINA" w:date="2025-08-27T10:56:00Z" w16du:dateUtc="2025-08-27T08:56:00Z" w:id="4">
        <w:r>
          <w:rPr>
            <w:sz w:val="20"/>
            <w:szCs w:val="20"/>
          </w:rPr>
          <w:tab/>
        </w:r>
      </w:ins>
      <w:r w:rsidR="003101C1">
        <w:rPr>
          <w:sz w:val="20"/>
          <w:szCs w:val="20"/>
        </w:rPr>
        <w:t xml:space="preserve">    </w:t>
      </w:r>
      <w:r w:rsidRPr="3A7FEB5A" w:rsidR="7B2ABD10">
        <w:rPr>
          <w:sz w:val="20"/>
          <w:szCs w:val="20"/>
        </w:rPr>
        <w:t xml:space="preserve">public </w:t>
      </w:r>
      <w:r w:rsidRPr="3A7FEB5A" w:rsidR="7B2ABD10">
        <w:rPr>
          <w:sz w:val="20"/>
          <w:szCs w:val="20"/>
        </w:rPr>
        <w:t>Stack(</w:t>
      </w:r>
      <w:r w:rsidRPr="3A7FEB5A" w:rsidR="7B2ABD10">
        <w:rPr>
          <w:sz w:val="20"/>
          <w:szCs w:val="20"/>
        </w:rPr>
        <w:t>)</w:t>
      </w:r>
    </w:p>
    <w:p w:rsidRPr="00CC13E0" w:rsidR="00912EE7" w:rsidP="3A7FEB5A" w:rsidRDefault="7B2ABD10" w14:paraId="38C20537" w14:textId="0A17710A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  <w:r w:rsidRPr="3A7FEB5A">
        <w:rPr>
          <w:sz w:val="20"/>
          <w:szCs w:val="20"/>
        </w:rPr>
        <w:t>{</w:t>
      </w:r>
    </w:p>
    <w:p w:rsidRPr="00CC13E0" w:rsidR="00912EE7" w:rsidP="3A7FEB5A" w:rsidRDefault="7B2ABD10" w14:paraId="1CF42641" w14:textId="57F31147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  <w:r w:rsidRPr="3A7FEB5A">
        <w:rPr>
          <w:sz w:val="20"/>
          <w:szCs w:val="20"/>
        </w:rPr>
        <w:t xml:space="preserve">data = new </w:t>
      </w:r>
      <w:proofErr w:type="gramStart"/>
      <w:r w:rsidRPr="3A7FEB5A">
        <w:rPr>
          <w:sz w:val="20"/>
          <w:szCs w:val="20"/>
        </w:rPr>
        <w:t>LinkedList();</w:t>
      </w:r>
      <w:proofErr w:type="gramEnd"/>
    </w:p>
    <w:p w:rsidRPr="00CC13E0" w:rsidR="00912EE7" w:rsidP="3A7FEB5A" w:rsidRDefault="7B2ABD10" w14:paraId="440F419B" w14:textId="33DE6C61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  <w:r w:rsidRPr="3A7FEB5A">
        <w:rPr>
          <w:sz w:val="20"/>
          <w:szCs w:val="20"/>
        </w:rPr>
        <w:t>}</w:t>
      </w:r>
    </w:p>
    <w:p w:rsidRPr="00CC13E0" w:rsidR="00912EE7" w:rsidP="3A7FEB5A" w:rsidRDefault="00912EE7" w14:paraId="42C05F5C" w14:textId="48D5F9A9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</w:p>
    <w:p w:rsidRPr="00CC13E0" w:rsidR="00912EE7" w:rsidP="3A7FEB5A" w:rsidRDefault="7B2ABD10" w14:paraId="6E2FEFA5" w14:textId="4FE32842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  <w:r w:rsidRPr="3A7FEB5A">
        <w:rPr>
          <w:sz w:val="20"/>
          <w:szCs w:val="20"/>
        </w:rPr>
        <w:t xml:space="preserve">public void </w:t>
      </w:r>
      <w:proofErr w:type="gramStart"/>
      <w:r w:rsidRPr="3A7FEB5A">
        <w:rPr>
          <w:sz w:val="20"/>
          <w:szCs w:val="20"/>
        </w:rPr>
        <w:t>push(</w:t>
      </w:r>
      <w:proofErr w:type="gramEnd"/>
      <w:r w:rsidRPr="3A7FEB5A">
        <w:rPr>
          <w:sz w:val="20"/>
          <w:szCs w:val="20"/>
        </w:rPr>
        <w:t>Comparable o)</w:t>
      </w:r>
    </w:p>
    <w:p w:rsidRPr="00CC13E0" w:rsidR="00912EE7" w:rsidP="3A7FEB5A" w:rsidRDefault="7B2ABD10" w14:paraId="13225258" w14:textId="38BD1CC9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  <w:r w:rsidRPr="3A7FEB5A">
        <w:rPr>
          <w:sz w:val="20"/>
          <w:szCs w:val="20"/>
        </w:rPr>
        <w:t>{</w:t>
      </w:r>
    </w:p>
    <w:p w:rsidRPr="00CC13E0" w:rsidR="00912EE7" w:rsidP="3A7FEB5A" w:rsidRDefault="7B2ABD10" w14:paraId="0ED0F335" w14:textId="69298B7A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  <w:proofErr w:type="spellStart"/>
      <w:proofErr w:type="gramStart"/>
      <w:r w:rsidRPr="3A7FEB5A">
        <w:rPr>
          <w:sz w:val="20"/>
          <w:szCs w:val="20"/>
        </w:rPr>
        <w:t>data.addFirst</w:t>
      </w:r>
      <w:proofErr w:type="spellEnd"/>
      <w:proofErr w:type="gramEnd"/>
      <w:r w:rsidRPr="3A7FEB5A">
        <w:rPr>
          <w:sz w:val="20"/>
          <w:szCs w:val="20"/>
        </w:rPr>
        <w:t>(o</w:t>
      </w:r>
      <w:proofErr w:type="gramStart"/>
      <w:r w:rsidRPr="3A7FEB5A">
        <w:rPr>
          <w:sz w:val="20"/>
          <w:szCs w:val="20"/>
        </w:rPr>
        <w:t>);</w:t>
      </w:r>
      <w:proofErr w:type="gramEnd"/>
    </w:p>
    <w:p w:rsidRPr="00CC13E0" w:rsidR="00912EE7" w:rsidP="3A7FEB5A" w:rsidRDefault="7B2ABD10" w14:paraId="48779DE6" w14:textId="35D7AB4C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  <w:r w:rsidRPr="3A7FEB5A">
        <w:rPr>
          <w:sz w:val="20"/>
          <w:szCs w:val="20"/>
        </w:rPr>
        <w:t>}</w:t>
      </w:r>
    </w:p>
    <w:p w:rsidRPr="00CC13E0" w:rsidR="00912EE7" w:rsidP="3A7FEB5A" w:rsidRDefault="00912EE7" w14:paraId="33809A8E" w14:textId="324D9DA6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</w:p>
    <w:p w:rsidRPr="00CC13E0" w:rsidR="00912EE7" w:rsidP="3A7FEB5A" w:rsidRDefault="7B2ABD10" w14:paraId="6644CD85" w14:textId="2F51BEE9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  <w:r w:rsidRPr="3A7FEB5A">
        <w:rPr>
          <w:sz w:val="20"/>
          <w:szCs w:val="20"/>
        </w:rPr>
        <w:t xml:space="preserve">public Comparable </w:t>
      </w:r>
      <w:proofErr w:type="gramStart"/>
      <w:r w:rsidRPr="3A7FEB5A">
        <w:rPr>
          <w:sz w:val="20"/>
          <w:szCs w:val="20"/>
        </w:rPr>
        <w:t>pop(</w:t>
      </w:r>
      <w:proofErr w:type="gramEnd"/>
      <w:r w:rsidRPr="3A7FEB5A">
        <w:rPr>
          <w:sz w:val="20"/>
          <w:szCs w:val="20"/>
        </w:rPr>
        <w:t>)</w:t>
      </w:r>
    </w:p>
    <w:p w:rsidRPr="00CC13E0" w:rsidR="00912EE7" w:rsidP="3A7FEB5A" w:rsidRDefault="7B2ABD10" w14:paraId="4926271C" w14:textId="51147357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  <w:r w:rsidRPr="3A7FEB5A">
        <w:rPr>
          <w:sz w:val="20"/>
          <w:szCs w:val="20"/>
        </w:rPr>
        <w:t>{</w:t>
      </w:r>
    </w:p>
    <w:p w:rsidRPr="00CC13E0" w:rsidR="00912EE7" w:rsidP="3A7FEB5A" w:rsidRDefault="7B2ABD10" w14:paraId="067BE4B2" w14:textId="1ABE5F79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  <w:r w:rsidRPr="3A7FEB5A">
        <w:rPr>
          <w:sz w:val="20"/>
          <w:szCs w:val="20"/>
        </w:rPr>
        <w:t>if(</w:t>
      </w:r>
      <w:proofErr w:type="spellStart"/>
      <w:proofErr w:type="gramStart"/>
      <w:r w:rsidRPr="3A7FEB5A">
        <w:rPr>
          <w:sz w:val="20"/>
          <w:szCs w:val="20"/>
        </w:rPr>
        <w:t>data.empty</w:t>
      </w:r>
      <w:proofErr w:type="spellEnd"/>
      <w:proofErr w:type="gramEnd"/>
      <w:r w:rsidRPr="3A7FEB5A">
        <w:rPr>
          <w:sz w:val="20"/>
          <w:szCs w:val="20"/>
        </w:rPr>
        <w:t xml:space="preserve">()) return </w:t>
      </w:r>
      <w:proofErr w:type="gramStart"/>
      <w:r w:rsidRPr="3A7FEB5A">
        <w:rPr>
          <w:sz w:val="20"/>
          <w:szCs w:val="20"/>
        </w:rPr>
        <w:t>null;</w:t>
      </w:r>
      <w:proofErr w:type="gramEnd"/>
    </w:p>
    <w:p w:rsidRPr="00CC13E0" w:rsidR="00912EE7" w:rsidP="3A7FEB5A" w:rsidRDefault="7B2ABD10" w14:paraId="5685FEC8" w14:textId="5E81CA43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  <w:r w:rsidRPr="3A7FEB5A">
        <w:rPr>
          <w:sz w:val="20"/>
          <w:szCs w:val="20"/>
        </w:rPr>
        <w:t xml:space="preserve">else return </w:t>
      </w:r>
      <w:proofErr w:type="spellStart"/>
      <w:proofErr w:type="gramStart"/>
      <w:r w:rsidRPr="3A7FEB5A">
        <w:rPr>
          <w:sz w:val="20"/>
          <w:szCs w:val="20"/>
        </w:rPr>
        <w:t>data.removeFirst</w:t>
      </w:r>
      <w:proofErr w:type="spellEnd"/>
      <w:proofErr w:type="gramEnd"/>
      <w:r w:rsidRPr="3A7FEB5A">
        <w:rPr>
          <w:sz w:val="20"/>
          <w:szCs w:val="20"/>
        </w:rPr>
        <w:t>(</w:t>
      </w:r>
      <w:proofErr w:type="gramStart"/>
      <w:r w:rsidRPr="3A7FEB5A">
        <w:rPr>
          <w:sz w:val="20"/>
          <w:szCs w:val="20"/>
        </w:rPr>
        <w:t>);</w:t>
      </w:r>
      <w:proofErr w:type="gramEnd"/>
    </w:p>
    <w:p w:rsidRPr="00CC13E0" w:rsidR="00912EE7" w:rsidP="3A7FEB5A" w:rsidRDefault="7B2ABD10" w14:paraId="6791B49E" w14:textId="01408947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  <w:r w:rsidRPr="3A7FEB5A">
        <w:rPr>
          <w:sz w:val="20"/>
          <w:szCs w:val="20"/>
        </w:rPr>
        <w:t>}</w:t>
      </w:r>
    </w:p>
    <w:p w:rsidRPr="00CC13E0" w:rsidR="00912EE7" w:rsidP="3A7FEB5A" w:rsidRDefault="00912EE7" w14:paraId="4841F3B6" w14:textId="1131D353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</w:p>
    <w:p w:rsidRPr="00CC13E0" w:rsidR="00912EE7" w:rsidP="3A7FEB5A" w:rsidRDefault="7B2ABD10" w14:paraId="7A858145" w14:textId="2F38F587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  <w:r w:rsidRPr="3A7FEB5A">
        <w:rPr>
          <w:sz w:val="20"/>
          <w:szCs w:val="20"/>
        </w:rPr>
        <w:t xml:space="preserve">public Comparable </w:t>
      </w:r>
      <w:proofErr w:type="gramStart"/>
      <w:r w:rsidRPr="3A7FEB5A">
        <w:rPr>
          <w:sz w:val="20"/>
          <w:szCs w:val="20"/>
        </w:rPr>
        <w:t>top(</w:t>
      </w:r>
      <w:proofErr w:type="gramEnd"/>
      <w:r w:rsidRPr="3A7FEB5A">
        <w:rPr>
          <w:sz w:val="20"/>
          <w:szCs w:val="20"/>
        </w:rPr>
        <w:t>)</w:t>
      </w:r>
    </w:p>
    <w:p w:rsidRPr="00CC13E0" w:rsidR="00912EE7" w:rsidP="3A7FEB5A" w:rsidRDefault="7B2ABD10" w14:paraId="6BA91A12" w14:textId="3DEE735C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  <w:r w:rsidRPr="3A7FEB5A">
        <w:rPr>
          <w:sz w:val="20"/>
          <w:szCs w:val="20"/>
        </w:rPr>
        <w:t>{</w:t>
      </w:r>
    </w:p>
    <w:p w:rsidRPr="00CC13E0" w:rsidR="00912EE7" w:rsidP="3A7FEB5A" w:rsidRDefault="7B2ABD10" w14:paraId="3F75EE66" w14:textId="1E4C3B1F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  <w:r w:rsidRPr="3A7FEB5A">
        <w:rPr>
          <w:sz w:val="20"/>
          <w:szCs w:val="20"/>
        </w:rPr>
        <w:t xml:space="preserve">return </w:t>
      </w:r>
      <w:proofErr w:type="spellStart"/>
      <w:proofErr w:type="gramStart"/>
      <w:r w:rsidRPr="3A7FEB5A">
        <w:rPr>
          <w:sz w:val="20"/>
          <w:szCs w:val="20"/>
        </w:rPr>
        <w:t>data.getFirst</w:t>
      </w:r>
      <w:proofErr w:type="spellEnd"/>
      <w:proofErr w:type="gramEnd"/>
      <w:r w:rsidRPr="3A7FEB5A">
        <w:rPr>
          <w:sz w:val="20"/>
          <w:szCs w:val="20"/>
        </w:rPr>
        <w:t>(</w:t>
      </w:r>
      <w:proofErr w:type="gramStart"/>
      <w:r w:rsidRPr="3A7FEB5A">
        <w:rPr>
          <w:sz w:val="20"/>
          <w:szCs w:val="20"/>
        </w:rPr>
        <w:t>);</w:t>
      </w:r>
      <w:proofErr w:type="gramEnd"/>
    </w:p>
    <w:p w:rsidRPr="00CC13E0" w:rsidR="00912EE7" w:rsidP="00E37491" w:rsidRDefault="00912EE7" w14:paraId="53D372CB" w14:textId="7F8FA015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  <w:r w:rsidRPr="04CD4EC7" w:rsidR="7B2ABD10">
        <w:rPr>
          <w:sz w:val="20"/>
          <w:szCs w:val="20"/>
        </w:rPr>
        <w:t>}</w:t>
      </w:r>
    </w:p>
    <w:p w:rsidRPr="00CC13E0" w:rsidR="00912EE7" w:rsidP="3A7FEB5A" w:rsidRDefault="7B2ABD10" w14:paraId="60EAEC7F" w14:textId="04468B58">
      <w:pPr>
        <w:widowControl w:val="0"/>
        <w:tabs>
          <w:tab w:val="left" w:pos="529"/>
        </w:tabs>
        <w:spacing w:after="0" w:line="240" w:lineRule="auto"/>
        <w:ind w:left="720"/>
        <w:rPr>
          <w:sz w:val="20"/>
          <w:szCs w:val="20"/>
        </w:rPr>
      </w:pPr>
      <w:r w:rsidRPr="3A7FEB5A">
        <w:rPr>
          <w:sz w:val="20"/>
          <w:szCs w:val="20"/>
        </w:rPr>
        <w:t>…</w:t>
      </w:r>
      <w:r w:rsidR="00912EE7">
        <w:tab/>
      </w:r>
    </w:p>
    <w:p w:rsidRPr="00CC13E0" w:rsidR="00912EE7" w:rsidP="3A7FEB5A" w:rsidRDefault="7B2ABD10" w14:paraId="3442FB0C" w14:textId="6893CFEB">
      <w:pPr>
        <w:widowControl w:val="0"/>
        <w:tabs>
          <w:tab w:val="left" w:pos="529"/>
        </w:tabs>
        <w:spacing w:after="0" w:line="240" w:lineRule="auto"/>
        <w:rPr>
          <w:sz w:val="20"/>
          <w:szCs w:val="20"/>
        </w:rPr>
      </w:pPr>
      <w:r w:rsidRPr="3A7FEB5A">
        <w:rPr>
          <w:sz w:val="20"/>
          <w:szCs w:val="20"/>
        </w:rPr>
        <w:t>}</w:t>
      </w:r>
    </w:p>
    <w:p w:rsidR="00912EE7" w:rsidRDefault="00912EE7" w14:paraId="5A223788" w14:textId="35CD395C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del w:author="Lubos OMELINA" w:date="2025-08-27T10:56:00Z" w16du:dateUtc="2025-08-27T08:56:00Z" w:id="6">
        <w:r w:rsidDel="003101C1">
          <w:rPr>
            <w:rFonts w:asciiTheme="majorHAnsi" w:hAnsiTheme="majorHAnsi" w:eastAsiaTheme="majorEastAsia" w:cstheme="majorBidi"/>
            <w:b/>
            <w:bCs/>
            <w:color w:val="4F81BD" w:themeColor="accent1"/>
            <w:sz w:val="26"/>
            <w:szCs w:val="26"/>
          </w:rPr>
          <w:br w:type="page"/>
        </w:r>
      </w:del>
    </w:p>
    <w:p w:rsidR="00EE0C75" w:rsidP="00EE0C75" w:rsidRDefault="371D490D" w14:paraId="2A0B0A9F" w14:textId="0199DF0F">
      <w:pPr>
        <w:pStyle w:val="Heading2"/>
        <w:spacing w:before="0" w:line="240" w:lineRule="auto"/>
      </w:pPr>
      <w:r>
        <w:t>Binary Tree</w:t>
      </w:r>
    </w:p>
    <w:p w:rsidR="00EE0C75" w:rsidP="00EE0C75" w:rsidRDefault="00EE0C75" w14:paraId="04A34C9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  <w:szCs w:val="14"/>
        </w:rPr>
      </w:pPr>
    </w:p>
    <w:p w:rsidRPr="003C0B59" w:rsidR="00EE0C75" w:rsidP="371D490D" w:rsidRDefault="371D490D" w14:paraId="07BE9DC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 {</w:t>
      </w:r>
    </w:p>
    <w:p w:rsidRPr="003C0B59" w:rsidR="00EE0C75" w:rsidP="00EE0C75" w:rsidRDefault="00EE0C75" w14:paraId="36B8332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538F917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implements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{</w:t>
      </w:r>
    </w:p>
    <w:p w:rsidRPr="003C0B59" w:rsidR="00EE0C75" w:rsidP="371D490D" w:rsidRDefault="371D490D" w14:paraId="45CD9AA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proofErr w:type="gramStart"/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:rsidRPr="003C0B59" w:rsidR="00EE0C75" w:rsidP="371D490D" w:rsidRDefault="371D490D" w14:paraId="2836E81C" w14:textId="4D577BB4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42116D10" w:rsidR="255A6B8E">
        <w:rPr>
          <w:rFonts w:ascii="Monaco" w:hAnsi="Monaco" w:cs="Monaco"/>
          <w:color w:val="0000C0"/>
          <w:sz w:val="20"/>
          <w:szCs w:val="20"/>
        </w:rPr>
        <w:t xml:space="preserve">, </w:t>
      </w:r>
      <w:proofErr w:type="spellStart"/>
      <w:proofErr w:type="gram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:rsidRPr="003C0B59" w:rsidR="00EE0C75" w:rsidP="371D490D" w:rsidRDefault="371D490D" w14:paraId="262C19BF" w14:textId="35926148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v) {</w:t>
      </w:r>
    </w:p>
    <w:p w:rsidRPr="003C0B59" w:rsidR="00EE0C75" w:rsidP="371D490D" w:rsidRDefault="371D490D" w14:paraId="04E486F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v;</w:t>
      </w:r>
      <w:proofErr w:type="gramEnd"/>
    </w:p>
    <w:p w:rsidRPr="003C0B59" w:rsidR="00EE0C75" w:rsidP="371D490D" w:rsidRDefault="371D490D" w14:paraId="4E1A454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:rsidRPr="003C0B59" w:rsidR="00EE0C75" w:rsidP="371D490D" w:rsidRDefault="371D490D" w14:paraId="60E0EB0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:rsidRPr="003C0B59" w:rsidR="00EE0C75" w:rsidP="371D490D" w:rsidRDefault="371D490D" w14:paraId="2FA4EF1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:rsidRPr="003C0B59" w:rsidR="00EE0C75" w:rsidP="371D490D" w:rsidRDefault="371D490D" w14:paraId="52F93CED" w14:textId="16AFC59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left,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right) {</w:t>
      </w:r>
    </w:p>
    <w:p w:rsidRPr="003C0B59" w:rsidR="00EE0C75" w:rsidP="371D490D" w:rsidRDefault="371D490D" w14:paraId="3EA3389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v;</w:t>
      </w:r>
      <w:proofErr w:type="gramEnd"/>
    </w:p>
    <w:p w:rsidRPr="003C0B59" w:rsidR="00EE0C75" w:rsidP="371D490D" w:rsidRDefault="371D490D" w14:paraId="16C0148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left;</w:t>
      </w:r>
      <w:proofErr w:type="gramEnd"/>
    </w:p>
    <w:p w:rsidRPr="003C0B59" w:rsidR="00EE0C75" w:rsidP="371D490D" w:rsidRDefault="371D490D" w14:paraId="61DFBCE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right;</w:t>
      </w:r>
      <w:proofErr w:type="gramEnd"/>
    </w:p>
    <w:p w:rsidRPr="003C0B59" w:rsidR="00EE0C75" w:rsidP="371D490D" w:rsidRDefault="371D490D" w14:paraId="5F5DF507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:rsidRPr="003C0B59" w:rsidR="00EE0C75" w:rsidP="371D490D" w:rsidRDefault="371D490D" w14:paraId="499A94BC" w14:textId="728614CA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getLeftTree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  <w:r w:rsidRPr="70BD330C" w:rsidR="42AB39AE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52370644">
        <w:rPr>
          <w:rFonts w:ascii="Monaco" w:hAnsi="Monaco" w:cs="Monaco"/>
          <w:color w:val="000000" w:themeColor="text1"/>
          <w:sz w:val="20"/>
          <w:szCs w:val="20"/>
        </w:rPr>
        <w:t>{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r w:rsidRPr="6CD4FFDE" w:rsidR="79B4CA22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  <w:proofErr w:type="gramEnd"/>
    </w:p>
    <w:p w:rsidRPr="003C0B59" w:rsidR="00EE0C75" w:rsidP="00EE0C75" w:rsidRDefault="00EE0C75" w14:paraId="4A48DC0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5D1E7B76" w14:textId="1D93E88A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getRightTree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  <w:r w:rsidRPr="52370644" w:rsidR="2DDE554B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52370644">
        <w:rPr>
          <w:rFonts w:ascii="Monaco" w:hAnsi="Monaco" w:cs="Monaco"/>
          <w:color w:val="000000" w:themeColor="text1"/>
          <w:sz w:val="20"/>
          <w:szCs w:val="20"/>
        </w:rPr>
        <w:t>{</w:t>
      </w:r>
      <w:r w:rsidRPr="52370644" w:rsidR="6B8F509B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; }</w:t>
      </w:r>
      <w:proofErr w:type="gramEnd"/>
    </w:p>
    <w:p w:rsidRPr="003C0B59" w:rsidR="00EE0C75" w:rsidP="00EE0C75" w:rsidRDefault="00EE0C75" w14:paraId="7573423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00EE0C75" w:rsidRDefault="371D490D" w14:paraId="267AAAE1" w14:textId="7517DE9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getValue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  <w:r w:rsidRPr="3C2D485A" w:rsidR="7BA6E121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3C2D485A">
        <w:rPr>
          <w:rFonts w:ascii="Monaco" w:hAnsi="Monaco" w:cs="Monaco"/>
          <w:color w:val="000000" w:themeColor="text1"/>
          <w:sz w:val="20"/>
          <w:szCs w:val="20"/>
        </w:rPr>
        <w:t>{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; }</w:t>
      </w:r>
      <w:proofErr w:type="gramEnd"/>
    </w:p>
    <w:p w:rsidRPr="003C0B59" w:rsidR="00EE0C75" w:rsidP="371D490D" w:rsidRDefault="371D490D" w14:paraId="4AFA4D48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:rsidRPr="003C0B59" w:rsidR="00EE0C75" w:rsidP="371D490D" w:rsidRDefault="371D490D" w14:paraId="1465B14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:rsidRPr="003C0B59" w:rsidR="00EE0C75" w:rsidP="371D490D" w:rsidRDefault="371D490D" w14:paraId="2BCC7AC5" w14:textId="43D37A79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Tree(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 {</w:t>
      </w:r>
    </w:p>
    <w:p w:rsidRPr="003C0B59" w:rsidR="00EE0C75" w:rsidP="371D490D" w:rsidRDefault="371D490D" w14:paraId="5E8EB500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:rsidRPr="003C0B59" w:rsidR="00EE0C75" w:rsidP="371D490D" w:rsidRDefault="371D490D" w14:paraId="23C2AE3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:rsidRPr="003C0B59" w:rsidR="00EE0C75" w:rsidP="76B9512F" w:rsidRDefault="7262AC14" w14:paraId="735E60F2" w14:textId="7A3AB571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2326C808">
        <w:rPr>
          <w:rFonts w:ascii="Monaco" w:hAnsi="Monaco" w:cs="Monaco"/>
          <w:b/>
          <w:bCs/>
          <w:color w:val="7F0055"/>
          <w:sz w:val="20"/>
          <w:szCs w:val="20"/>
        </w:rPr>
        <w:t xml:space="preserve">   </w:t>
      </w:r>
      <w:r w:rsidRPr="066CF5F3">
        <w:rPr>
          <w:rFonts w:ascii="Monaco" w:hAnsi="Monaco" w:cs="Monaco"/>
          <w:b/>
          <w:color w:val="7F0055"/>
          <w:sz w:val="20"/>
          <w:szCs w:val="20"/>
        </w:rPr>
        <w:t>public</w:t>
      </w:r>
      <w:r w:rsidRPr="6DC070A4">
        <w:rPr>
          <w:rFonts w:ascii="Monaco" w:hAnsi="Monaco" w:eastAsia="Monaco" w:cs="Monaco"/>
        </w:rPr>
        <w:t xml:space="preserve"> </w:t>
      </w:r>
      <w:r w:rsidRPr="4C3AB550">
        <w:rPr>
          <w:rFonts w:ascii="Monaco" w:hAnsi="Monaco" w:cs="Monaco"/>
          <w:color w:val="000000" w:themeColor="text1"/>
          <w:sz w:val="20"/>
          <w:szCs w:val="20"/>
        </w:rPr>
        <w:t xml:space="preserve">void </w:t>
      </w:r>
      <w:proofErr w:type="spellStart"/>
      <w:proofErr w:type="gramStart"/>
      <w:r w:rsidRPr="4C3AB550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4C3AB550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End"/>
      <w:r w:rsidRPr="4C3AB550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4C3AB550">
        <w:rPr>
          <w:rFonts w:ascii="Monaco" w:hAnsi="Monaco" w:cs="Monaco"/>
          <w:color w:val="000000" w:themeColor="text1"/>
          <w:sz w:val="20"/>
          <w:szCs w:val="20"/>
        </w:rPr>
        <w:t xml:space="preserve"> n,</w:t>
      </w:r>
      <w:r w:rsidRPr="3B56DBA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37795888">
        <w:rPr>
          <w:rFonts w:ascii="Monaco" w:hAnsi="Monaco" w:cs="Monaco"/>
          <w:color w:val="000000" w:themeColor="text1"/>
          <w:sz w:val="20"/>
          <w:szCs w:val="20"/>
        </w:rPr>
        <w:t>TreeAction</w:t>
      </w:r>
      <w:proofErr w:type="spellEnd"/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action) {</w:t>
      </w:r>
    </w:p>
    <w:p w:rsidRPr="003C0B59" w:rsidR="00EE0C75" w:rsidP="76B9512F" w:rsidRDefault="7262AC14" w14:paraId="09987411" w14:textId="25A84A3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      </w:t>
      </w:r>
      <w:proofErr w:type="gramStart"/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(n !</w:t>
      </w:r>
      <w:proofErr w:type="gramEnd"/>
      <w:r w:rsidRPr="37795888">
        <w:rPr>
          <w:rFonts w:ascii="Monaco" w:hAnsi="Monaco" w:cs="Monaco"/>
          <w:color w:val="000000" w:themeColor="text1"/>
          <w:sz w:val="20"/>
          <w:szCs w:val="20"/>
        </w:rPr>
        <w:t>= null</w:t>
      </w:r>
      <w:r w:rsidRPr="76B9512F">
        <w:rPr>
          <w:rFonts w:ascii="Monaco" w:hAnsi="Monaco" w:cs="Monaco"/>
          <w:color w:val="000000" w:themeColor="text1"/>
          <w:sz w:val="20"/>
          <w:szCs w:val="20"/>
        </w:rPr>
        <w:t>)</w:t>
      </w:r>
      <w:r w:rsidRPr="76B9512F" w:rsidR="257DD283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76B9512F">
        <w:rPr>
          <w:rFonts w:ascii="Monaco" w:hAnsi="Monaco" w:cs="Monaco"/>
          <w:color w:val="000000" w:themeColor="text1"/>
          <w:sz w:val="20"/>
          <w:szCs w:val="20"/>
        </w:rPr>
        <w:t>{</w:t>
      </w:r>
    </w:p>
    <w:p w:rsidRPr="003C0B59" w:rsidR="7262AC14" w:rsidP="5CE71439" w:rsidRDefault="7262AC14" w14:paraId="17A87405" w14:textId="617A3939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Start"/>
      <w:r w:rsidRPr="37795888">
        <w:rPr>
          <w:rFonts w:ascii="Monaco" w:hAnsi="Monaco" w:cs="Monaco"/>
          <w:color w:val="000000" w:themeColor="text1"/>
          <w:sz w:val="20"/>
          <w:szCs w:val="20"/>
        </w:rPr>
        <w:t>n.getLeftTree</w:t>
      </w:r>
      <w:proofErr w:type="spellEnd"/>
      <w:proofErr w:type="gramEnd"/>
      <w:r w:rsidRPr="37795888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Start"/>
      <w:r w:rsidRPr="37795888">
        <w:rPr>
          <w:rFonts w:ascii="Monaco" w:hAnsi="Monaco" w:cs="Monaco"/>
          <w:color w:val="000000" w:themeColor="text1"/>
          <w:sz w:val="20"/>
          <w:szCs w:val="20"/>
        </w:rPr>
        <w:t>) !</w:t>
      </w:r>
      <w:proofErr w:type="gramEnd"/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=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null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)</w:t>
      </w:r>
      <w:r w:rsidR="00EE0C75">
        <w:tab/>
      </w:r>
      <w:proofErr w:type="spellStart"/>
      <w:r w:rsidRPr="066CF5F3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066CF5F3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Start"/>
      <w:r w:rsidRPr="066CF5F3">
        <w:rPr>
          <w:rFonts w:ascii="Monaco" w:hAnsi="Monaco" w:cs="Monaco"/>
          <w:color w:val="000000" w:themeColor="text1"/>
          <w:sz w:val="20"/>
          <w:szCs w:val="20"/>
        </w:rPr>
        <w:t>n.getLeftTree</w:t>
      </w:r>
      <w:proofErr w:type="spellEnd"/>
      <w:proofErr w:type="gramEnd"/>
      <w:r w:rsidRPr="066CF5F3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Start"/>
      <w:r w:rsidRPr="066CF5F3">
        <w:rPr>
          <w:rFonts w:ascii="Monaco" w:hAnsi="Monaco" w:cs="Monaco"/>
          <w:color w:val="000000" w:themeColor="text1"/>
          <w:sz w:val="20"/>
          <w:szCs w:val="20"/>
        </w:rPr>
        <w:t>),action);</w:t>
      </w:r>
      <w:proofErr w:type="gramEnd"/>
    </w:p>
    <w:p w:rsidR="00EE0C75" w:rsidP="00EE0C75" w:rsidRDefault="7262AC14" w14:paraId="1B5C5E52" w14:textId="2C048364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71367C90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proofErr w:type="spellStart"/>
      <w:r w:rsidRPr="71367C90">
        <w:rPr>
          <w:rFonts w:ascii="Monaco" w:hAnsi="Monaco" w:cs="Monaco"/>
          <w:color w:val="000000" w:themeColor="text1"/>
          <w:sz w:val="20"/>
          <w:szCs w:val="20"/>
        </w:rPr>
        <w:t>action.run</w:t>
      </w:r>
      <w:proofErr w:type="spellEnd"/>
      <w:r w:rsidRPr="71367C90">
        <w:rPr>
          <w:rFonts w:ascii="Monaco" w:hAnsi="Monaco" w:cs="Monaco"/>
          <w:color w:val="000000" w:themeColor="text1"/>
          <w:sz w:val="20"/>
          <w:szCs w:val="20"/>
        </w:rPr>
        <w:t>(n);</w:t>
      </w:r>
      <w:r>
        <w:br/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Start"/>
      <w:r w:rsidRPr="37DAA89F">
        <w:rPr>
          <w:rFonts w:ascii="Monaco" w:hAnsi="Monaco" w:cs="Monaco"/>
          <w:color w:val="000000" w:themeColor="text1"/>
          <w:sz w:val="20"/>
          <w:szCs w:val="20"/>
        </w:rPr>
        <w:t>n.getRightTree</w:t>
      </w:r>
      <w:proofErr w:type="spellEnd"/>
      <w:proofErr w:type="gramEnd"/>
      <w:r w:rsidRPr="37DAA89F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Start"/>
      <w:r w:rsidRPr="37DAA89F">
        <w:rPr>
          <w:rFonts w:ascii="Monaco" w:hAnsi="Monaco" w:cs="Monaco"/>
          <w:color w:val="000000" w:themeColor="text1"/>
          <w:sz w:val="20"/>
          <w:szCs w:val="20"/>
        </w:rPr>
        <w:t>) !</w:t>
      </w:r>
      <w:proofErr w:type="gramEnd"/>
      <w:r w:rsidRPr="37DAA89F">
        <w:rPr>
          <w:rFonts w:ascii="Monaco" w:hAnsi="Monaco" w:cs="Monaco"/>
          <w:color w:val="000000" w:themeColor="text1"/>
          <w:sz w:val="20"/>
          <w:szCs w:val="20"/>
        </w:rPr>
        <w:t xml:space="preserve">=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null</w:t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>)</w:t>
      </w:r>
      <w:r w:rsidR="00EE0C75">
        <w:tab/>
      </w:r>
      <w:r w:rsidRPr="33C5AAC0" w:rsidR="1CE02720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proofErr w:type="spellStart"/>
      <w:r w:rsidRPr="7DED5EEB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7DED5EEB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Start"/>
      <w:r w:rsidRPr="7DED5EEB">
        <w:rPr>
          <w:rFonts w:ascii="Monaco" w:hAnsi="Monaco" w:cs="Monaco"/>
          <w:color w:val="000000" w:themeColor="text1"/>
          <w:sz w:val="20"/>
          <w:szCs w:val="20"/>
        </w:rPr>
        <w:t>n.getRightTree</w:t>
      </w:r>
      <w:proofErr w:type="spellEnd"/>
      <w:proofErr w:type="gramEnd"/>
      <w:r w:rsidRPr="7DED5EEB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Start"/>
      <w:r w:rsidRPr="7DED5EEB">
        <w:rPr>
          <w:rFonts w:ascii="Monaco" w:hAnsi="Monaco" w:cs="Monaco"/>
          <w:color w:val="000000" w:themeColor="text1"/>
          <w:sz w:val="20"/>
          <w:szCs w:val="20"/>
        </w:rPr>
        <w:t>),action</w:t>
      </w:r>
      <w:proofErr w:type="gramEnd"/>
      <w:r w:rsidRPr="7DED5EEB">
        <w:rPr>
          <w:rFonts w:ascii="Monaco" w:hAnsi="Monaco" w:cs="Monaco"/>
          <w:color w:val="000000" w:themeColor="text1"/>
          <w:sz w:val="20"/>
          <w:szCs w:val="20"/>
        </w:rPr>
        <w:t>);</w:t>
      </w:r>
      <w:r>
        <w:br/>
      </w:r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   </w:t>
      </w:r>
      <w:proofErr w:type="gramStart"/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}</w:t>
      </w:r>
      <w:proofErr w:type="gramEnd"/>
      <w:r>
        <w:br/>
      </w:r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</w:t>
      </w:r>
      <w:proofErr w:type="gramStart"/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}</w:t>
      </w:r>
      <w:proofErr w:type="gramEnd"/>
      <w:r>
        <w:br/>
      </w:r>
      <w:r w:rsidRPr="038FB4DC">
        <w:rPr>
          <w:rFonts w:ascii="Monaco" w:hAnsi="Monaco" w:cs="Monaco"/>
          <w:color w:val="000000" w:themeColor="text1"/>
          <w:sz w:val="20"/>
          <w:szCs w:val="20"/>
        </w:rPr>
        <w:t xml:space="preserve">    </w:t>
      </w:r>
      <w:r w:rsidRPr="066CF5F3">
        <w:rPr>
          <w:rFonts w:ascii="Monaco" w:hAnsi="Monaco" w:cs="Monaco"/>
          <w:b/>
          <w:color w:val="7F0055"/>
          <w:sz w:val="20"/>
          <w:szCs w:val="20"/>
        </w:rPr>
        <w:t>public</w:t>
      </w:r>
      <w:r w:rsidRPr="1BA0472C">
        <w:rPr>
          <w:rFonts w:ascii="Monaco" w:hAnsi="Monaco" w:cs="Monaco"/>
          <w:color w:val="000000" w:themeColor="text1"/>
          <w:sz w:val="20"/>
          <w:szCs w:val="20"/>
        </w:rPr>
        <w:t xml:space="preserve"> void </w:t>
      </w:r>
      <w:proofErr w:type="spellStart"/>
      <w:proofErr w:type="gramStart"/>
      <w:r w:rsidRPr="1BA0472C">
        <w:rPr>
          <w:rFonts w:ascii="Monaco" w:hAnsi="Monaco" w:cs="Monaco"/>
          <w:color w:val="000000" w:themeColor="text1"/>
          <w:sz w:val="20"/>
          <w:szCs w:val="20"/>
        </w:rPr>
        <w:t>traverseInOrder</w:t>
      </w:r>
      <w:proofErr w:type="spellEnd"/>
      <w:r w:rsidRPr="1BA0472C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End"/>
      <w:r w:rsidRPr="1BA0472C">
        <w:rPr>
          <w:rFonts w:ascii="Monaco" w:hAnsi="Monaco" w:cs="Monaco"/>
          <w:color w:val="000000" w:themeColor="text1"/>
          <w:sz w:val="20"/>
          <w:szCs w:val="20"/>
        </w:rPr>
        <w:t>TreeAction</w:t>
      </w:r>
      <w:proofErr w:type="spellEnd"/>
      <w:r w:rsidRPr="1BA0472C">
        <w:rPr>
          <w:rFonts w:ascii="Monaco" w:hAnsi="Monaco" w:cs="Monaco"/>
          <w:color w:val="000000" w:themeColor="text1"/>
          <w:sz w:val="20"/>
          <w:szCs w:val="20"/>
        </w:rPr>
        <w:t xml:space="preserve"> action)</w:t>
      </w:r>
      <w:r w:rsidRPr="6B05D907" w:rsidR="204F2198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>{</w:t>
      </w:r>
      <w:r>
        <w:br/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 xml:space="preserve">        </w:t>
      </w:r>
      <w:proofErr w:type="spellStart"/>
      <w:r w:rsidRPr="6CAF8A40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6CAF8A40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Start"/>
      <w:r w:rsidRPr="6CAF8A40">
        <w:rPr>
          <w:rFonts w:ascii="Monaco" w:hAnsi="Monaco" w:cs="Monaco"/>
          <w:color w:val="000000" w:themeColor="text1"/>
          <w:sz w:val="20"/>
          <w:szCs w:val="20"/>
        </w:rPr>
        <w:t>root,action</w:t>
      </w:r>
      <w:proofErr w:type="spellEnd"/>
      <w:proofErr w:type="gramEnd"/>
      <w:r w:rsidRPr="6CAF8A40">
        <w:rPr>
          <w:rFonts w:ascii="Monaco" w:hAnsi="Monaco" w:cs="Monaco"/>
          <w:color w:val="000000" w:themeColor="text1"/>
          <w:sz w:val="20"/>
          <w:szCs w:val="20"/>
        </w:rPr>
        <w:t>);</w:t>
      </w:r>
      <w:r>
        <w:br/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 xml:space="preserve">  </w:t>
      </w:r>
      <w:proofErr w:type="gramStart"/>
      <w:r w:rsidRPr="6CAF8A40">
        <w:rPr>
          <w:rFonts w:ascii="Monaco" w:hAnsi="Monaco" w:cs="Monaco"/>
          <w:color w:val="000000" w:themeColor="text1"/>
          <w:sz w:val="20"/>
          <w:szCs w:val="20"/>
        </w:rPr>
        <w:t xml:space="preserve">  }</w:t>
      </w:r>
      <w:proofErr w:type="gramEnd"/>
    </w:p>
    <w:p w:rsidRPr="008F77D0" w:rsidR="008F77D0" w:rsidP="008F77D0" w:rsidRDefault="008F77D0" w14:paraId="5D42D020" w14:textId="790BF71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public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void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proofErr w:type="gramStart"/>
      <w:r w:rsidRPr="008F77D0">
        <w:rPr>
          <w:rFonts w:ascii="Monaco" w:hAnsi="Monaco" w:cs="Consolas"/>
          <w:color w:val="000000"/>
          <w:sz w:val="20"/>
          <w:szCs w:val="20"/>
        </w:rPr>
        <w:t>traverse(</w:t>
      </w:r>
      <w:proofErr w:type="spellStart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>TreeAction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action</w:t>
      </w:r>
      <w:r w:rsidRPr="008F77D0">
        <w:rPr>
          <w:rFonts w:ascii="Monaco" w:hAnsi="Monaco" w:cs="Consolas"/>
          <w:color w:val="000000"/>
          <w:sz w:val="20"/>
          <w:szCs w:val="20"/>
        </w:rPr>
        <w:t>){</w:t>
      </w:r>
      <w:proofErr w:type="gramEnd"/>
    </w:p>
    <w:p w:rsidRPr="008F77D0" w:rsidR="008F77D0" w:rsidP="008F77D0" w:rsidRDefault="008F77D0" w14:paraId="67374E6A" w14:textId="76D43CAC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C737B7">
        <w:rPr>
          <w:rFonts w:ascii="Monaco" w:hAnsi="Monaco" w:cs="Consolas"/>
          <w:color w:val="000000"/>
          <w:sz w:val="20"/>
          <w:szCs w:val="20"/>
        </w:rPr>
        <w:t xml:space="preserve">     </w:t>
      </w:r>
      <w:r w:rsidRPr="00C737B7" w:rsidR="00CD4FE4">
        <w:rPr>
          <w:rFonts w:ascii="Monaco" w:hAnsi="Monaco" w:cs="Consolas"/>
          <w:color w:val="000000"/>
          <w:sz w:val="20"/>
          <w:szCs w:val="20"/>
        </w:rPr>
        <w:t xml:space="preserve">    </w:t>
      </w:r>
      <w:r w:rsidRPr="00C737B7">
        <w:rPr>
          <w:rFonts w:ascii="Monaco" w:hAnsi="Monaco" w:cs="Consolas"/>
          <w:color w:val="000000"/>
          <w:sz w:val="20"/>
          <w:szCs w:val="20"/>
        </w:rPr>
        <w:t>Stack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new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proofErr w:type="gramStart"/>
      <w:r w:rsidRPr="00C737B7">
        <w:rPr>
          <w:rFonts w:ascii="Monaco" w:hAnsi="Monaco" w:cs="Consolas"/>
          <w:color w:val="000000"/>
          <w:sz w:val="20"/>
          <w:szCs w:val="20"/>
        </w:rPr>
        <w:t>Stack()</w:t>
      </w:r>
      <w:r w:rsidRPr="008F77D0">
        <w:rPr>
          <w:rFonts w:ascii="Monaco" w:hAnsi="Monaco" w:cs="Consolas"/>
          <w:color w:val="000000"/>
          <w:sz w:val="20"/>
          <w:szCs w:val="20"/>
        </w:rPr>
        <w:t>;</w:t>
      </w:r>
      <w:proofErr w:type="gramEnd"/>
    </w:p>
    <w:p w:rsidRPr="008F77D0" w:rsidR="008F77D0" w:rsidP="008F77D0" w:rsidRDefault="00CD4FE4" w14:paraId="4FC81CD6" w14:textId="1D70C31F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color w:val="000000"/>
          <w:sz w:val="20"/>
          <w:szCs w:val="20"/>
        </w:rPr>
        <w:t xml:space="preserve">         </w:t>
      </w:r>
      <w:proofErr w:type="spellStart"/>
      <w:proofErr w:type="gramStart"/>
      <w:r w:rsidRPr="008F77D0" w:rsid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proofErr w:type="gramEnd"/>
      <w:r w:rsidRPr="008F77D0" w:rsidR="008F77D0">
        <w:rPr>
          <w:rFonts w:ascii="Monaco" w:hAnsi="Monaco" w:cs="Consolas"/>
          <w:color w:val="000000"/>
          <w:sz w:val="20"/>
          <w:szCs w:val="20"/>
        </w:rPr>
        <w:t>(</w:t>
      </w:r>
      <w:r w:rsidRPr="008F77D0" w:rsidR="008F77D0">
        <w:rPr>
          <w:rFonts w:ascii="Monaco" w:hAnsi="Monaco" w:cs="Consolas"/>
          <w:color w:val="0000C0"/>
          <w:sz w:val="20"/>
          <w:szCs w:val="20"/>
        </w:rPr>
        <w:t>root</w:t>
      </w:r>
      <w:proofErr w:type="gramStart"/>
      <w:r w:rsidRPr="008F77D0" w:rsidR="008F77D0">
        <w:rPr>
          <w:rFonts w:ascii="Monaco" w:hAnsi="Monaco" w:cs="Consolas"/>
          <w:color w:val="000000"/>
          <w:sz w:val="20"/>
          <w:szCs w:val="20"/>
        </w:rPr>
        <w:t>);</w:t>
      </w:r>
      <w:proofErr w:type="gramEnd"/>
    </w:p>
    <w:p w:rsidRPr="008F77D0" w:rsidR="008F77D0" w:rsidP="008F77D0" w:rsidRDefault="00CD4FE4" w14:paraId="6B5F9271" w14:textId="4814EC21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b/>
          <w:bCs/>
          <w:color w:val="7F0055"/>
          <w:sz w:val="20"/>
          <w:szCs w:val="20"/>
        </w:rPr>
        <w:t xml:space="preserve">         </w:t>
      </w:r>
      <w:r w:rsidRPr="008F77D0" w:rsidR="008F77D0">
        <w:rPr>
          <w:rFonts w:ascii="Monaco" w:hAnsi="Monaco" w:cs="Consolas"/>
          <w:b/>
          <w:bCs/>
          <w:color w:val="7F0055"/>
          <w:sz w:val="20"/>
          <w:szCs w:val="20"/>
        </w:rPr>
        <w:t>while</w:t>
      </w:r>
      <w:proofErr w:type="gramStart"/>
      <w:r w:rsidRPr="008F77D0" w:rsidR="008F77D0">
        <w:rPr>
          <w:rFonts w:ascii="Monaco" w:hAnsi="Monaco" w:cs="Consolas"/>
          <w:color w:val="000000"/>
          <w:sz w:val="20"/>
          <w:szCs w:val="20"/>
        </w:rPr>
        <w:t>(!</w:t>
      </w:r>
      <w:proofErr w:type="spellStart"/>
      <w:r w:rsidRPr="008F77D0" w:rsidR="008F77D0">
        <w:rPr>
          <w:rFonts w:ascii="Monaco" w:hAnsi="Monaco" w:cs="Consolas"/>
          <w:color w:val="6A3E3E"/>
          <w:sz w:val="20"/>
          <w:szCs w:val="20"/>
        </w:rPr>
        <w:t>t</w:t>
      </w:r>
      <w:proofErr w:type="gramEnd"/>
      <w:r w:rsidRPr="008F77D0" w:rsidR="008F77D0">
        <w:rPr>
          <w:rFonts w:ascii="Monaco" w:hAnsi="Monaco" w:cs="Consolas"/>
          <w:color w:val="000000"/>
          <w:sz w:val="20"/>
          <w:szCs w:val="20"/>
        </w:rPr>
        <w:t>.</w:t>
      </w:r>
      <w:proofErr w:type="gramStart"/>
      <w:r w:rsidRPr="008F77D0" w:rsidR="008F77D0">
        <w:rPr>
          <w:rFonts w:ascii="Monaco" w:hAnsi="Monaco" w:cs="Consolas"/>
          <w:color w:val="000000"/>
          <w:sz w:val="20"/>
          <w:szCs w:val="20"/>
        </w:rPr>
        <w:t>empty</w:t>
      </w:r>
      <w:proofErr w:type="spellEnd"/>
      <w:r w:rsidRPr="008F77D0" w:rsidR="008F77D0">
        <w:rPr>
          <w:rFonts w:ascii="Monaco" w:hAnsi="Monaco" w:cs="Consolas"/>
          <w:color w:val="000000"/>
          <w:sz w:val="20"/>
          <w:szCs w:val="20"/>
        </w:rPr>
        <w:t>(</w:t>
      </w:r>
      <w:proofErr w:type="gramEnd"/>
      <w:r w:rsidRPr="008F77D0" w:rsidR="008F77D0">
        <w:rPr>
          <w:rFonts w:ascii="Monaco" w:hAnsi="Monaco" w:cs="Consolas"/>
          <w:color w:val="000000"/>
          <w:sz w:val="20"/>
          <w:szCs w:val="20"/>
        </w:rPr>
        <w:t>))</w:t>
      </w:r>
      <w:r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{</w:t>
      </w:r>
    </w:p>
    <w:p w:rsidRPr="008F77D0" w:rsidR="008F77D0" w:rsidP="008F77D0" w:rsidRDefault="008F77D0" w14:paraId="4C81FBBA" w14:textId="3385A0A7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8F77D0">
        <w:rPr>
          <w:rFonts w:ascii="Monaco" w:hAnsi="Monaco" w:cs="Consolas"/>
          <w:color w:val="000000"/>
          <w:sz w:val="20"/>
          <w:szCs w:val="20"/>
        </w:rPr>
        <w:t>TreeNode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= (</w:t>
      </w:r>
      <w:proofErr w:type="spellStart"/>
      <w:r w:rsidRPr="008F77D0">
        <w:rPr>
          <w:rFonts w:ascii="Monaco" w:hAnsi="Monaco" w:cs="Consolas"/>
          <w:color w:val="000000"/>
          <w:sz w:val="20"/>
          <w:szCs w:val="20"/>
        </w:rPr>
        <w:t>TreeNode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)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.pop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();</w:t>
      </w:r>
      <w:proofErr w:type="gramEnd"/>
    </w:p>
    <w:p w:rsidRPr="008F77D0" w:rsidR="008F77D0" w:rsidP="008F77D0" w:rsidRDefault="008F77D0" w14:paraId="31A2E005" w14:textId="12EB045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action</w:t>
      </w:r>
      <w:r w:rsidRPr="008F77D0">
        <w:rPr>
          <w:rFonts w:ascii="Monaco" w:hAnsi="Monaco" w:cs="Consolas"/>
          <w:color w:val="000000"/>
          <w:sz w:val="20"/>
          <w:szCs w:val="20"/>
        </w:rPr>
        <w:t>.run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proofErr w:type="gramStart"/>
      <w:r w:rsidRPr="008F77D0">
        <w:rPr>
          <w:rFonts w:ascii="Monaco" w:hAnsi="Monaco" w:cs="Consolas"/>
          <w:color w:val="000000"/>
          <w:sz w:val="20"/>
          <w:szCs w:val="20"/>
        </w:rPr>
        <w:t>);</w:t>
      </w:r>
      <w:proofErr w:type="gramEnd"/>
    </w:p>
    <w:p w:rsidRPr="008F77D0" w:rsidR="008F77D0" w:rsidP="008F77D0" w:rsidRDefault="008F77D0" w14:paraId="5078E44D" w14:textId="459A7B86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.getLeftTree</w:t>
      </w:r>
      <w:proofErr w:type="spellEnd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gramStart"/>
      <w:r w:rsidRPr="008F77D0">
        <w:rPr>
          <w:rFonts w:ascii="Monaco" w:hAnsi="Monaco" w:cs="Consolas"/>
          <w:color w:val="000000"/>
          <w:sz w:val="20"/>
          <w:szCs w:val="20"/>
        </w:rPr>
        <w:t>) !</w:t>
      </w:r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 xml:space="preserve">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) 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.getLeftTree</w:t>
      </w:r>
      <w:proofErr w:type="spellEnd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>()</w:t>
      </w:r>
      <w:proofErr w:type="gramStart"/>
      <w:r w:rsidRPr="008F77D0">
        <w:rPr>
          <w:rFonts w:ascii="Monaco" w:hAnsi="Monaco" w:cs="Consolas"/>
          <w:color w:val="000000"/>
          <w:sz w:val="20"/>
          <w:szCs w:val="20"/>
        </w:rPr>
        <w:t>);</w:t>
      </w:r>
      <w:proofErr w:type="gramEnd"/>
    </w:p>
    <w:p w:rsidRPr="008F77D0" w:rsidR="008F77D0" w:rsidP="008F77D0" w:rsidRDefault="008F77D0" w14:paraId="48DB3890" w14:textId="4F12252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.getRightTree</w:t>
      </w:r>
      <w:proofErr w:type="spellEnd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gramStart"/>
      <w:r w:rsidRPr="008F77D0">
        <w:rPr>
          <w:rFonts w:ascii="Monaco" w:hAnsi="Monaco" w:cs="Consolas"/>
          <w:color w:val="000000"/>
          <w:sz w:val="20"/>
          <w:szCs w:val="20"/>
        </w:rPr>
        <w:t>) !</w:t>
      </w:r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 xml:space="preserve">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) 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.getRightTree</w:t>
      </w:r>
      <w:proofErr w:type="spellEnd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>()</w:t>
      </w:r>
      <w:proofErr w:type="gramStart"/>
      <w:r w:rsidRPr="008F77D0">
        <w:rPr>
          <w:rFonts w:ascii="Monaco" w:hAnsi="Monaco" w:cs="Consolas"/>
          <w:color w:val="000000"/>
          <w:sz w:val="20"/>
          <w:szCs w:val="20"/>
        </w:rPr>
        <w:t>);</w:t>
      </w:r>
      <w:proofErr w:type="gramEnd"/>
    </w:p>
    <w:p w:rsidR="00CD4FE4" w:rsidP="00CD4FE4" w:rsidRDefault="00CD4FE4" w14:paraId="344E66DB" w14:textId="77777777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color w:val="000000"/>
          <w:sz w:val="20"/>
          <w:szCs w:val="20"/>
        </w:rPr>
        <w:t xml:space="preserve">         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}</w:t>
      </w:r>
    </w:p>
    <w:p w:rsidRPr="00CD4FE4" w:rsidR="00077C5D" w:rsidP="00CD4FE4" w:rsidRDefault="00CD4FE4" w14:paraId="730B2130" w14:textId="57C18FAA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sz w:val="20"/>
          <w:szCs w:val="20"/>
        </w:rPr>
        <w:t xml:space="preserve">     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}</w:t>
      </w:r>
    </w:p>
    <w:p w:rsidR="00EE0C75" w:rsidP="04CD4EC7" w:rsidRDefault="00EE0C75" w14:paraId="13543F40" w14:textId="01140EFE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4CD4EC7" w:rsidR="371D490D">
        <w:rPr>
          <w:rFonts w:ascii="Monaco" w:hAnsi="Monaco" w:cs="Monaco"/>
          <w:color w:val="000000" w:themeColor="text1" w:themeTint="FF" w:themeShade="FF"/>
          <w:sz w:val="20"/>
          <w:szCs w:val="20"/>
        </w:rPr>
        <w:t>}</w:t>
      </w:r>
    </w:p>
    <w:p w:rsidR="00D76B67" w:rsidRDefault="00D76B67" w14:paraId="20E7FFA3" w14:textId="77777777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EE0C75" w:rsidP="00EE0C75" w:rsidRDefault="371D490D" w14:paraId="220B2D21" w14:textId="1465CFF7">
      <w:pPr>
        <w:pStyle w:val="Heading2"/>
        <w:spacing w:before="0" w:line="240" w:lineRule="auto"/>
      </w:pPr>
      <w:r>
        <w:t xml:space="preserve">Graph </w:t>
      </w:r>
    </w:p>
    <w:p w:rsidRPr="003C0B59" w:rsidR="00EE0C75" w:rsidP="371D490D" w:rsidRDefault="371D490D" w14:paraId="21CF0B4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Graph</w:t>
      </w:r>
    </w:p>
    <w:p w:rsidRPr="003C0B59" w:rsidR="00EE0C75" w:rsidP="371D490D" w:rsidRDefault="371D490D" w14:paraId="1EF076C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{</w:t>
      </w:r>
    </w:p>
    <w:p w:rsidRPr="003C0B59" w:rsidR="00EE0C75" w:rsidP="371D490D" w:rsidRDefault="371D490D" w14:paraId="3A13BE99" w14:textId="65EFFDCB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Comparabl</w:t>
      </w:r>
      <w:r w:rsidR="00FD119B">
        <w:rPr>
          <w:rFonts w:ascii="Monaco" w:hAnsi="Monaco" w:cs="Menlo"/>
          <w:color w:val="000000" w:themeColor="text1"/>
          <w:sz w:val="20"/>
          <w:szCs w:val="20"/>
        </w:rPr>
        <w:t>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>{</w:t>
      </w:r>
      <w:proofErr w:type="gramEnd"/>
    </w:p>
    <w:p w:rsidRPr="003C0B59" w:rsidR="00EE0C75" w:rsidP="371D490D" w:rsidRDefault="371D490D" w14:paraId="2283CAF3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info;</w:t>
      </w:r>
      <w:proofErr w:type="gramEnd"/>
    </w:p>
    <w:p w:rsidRPr="003C0B59" w:rsidR="00EE0C75" w:rsidP="371D490D" w:rsidRDefault="371D490D" w14:paraId="350D9E2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edges;</w:t>
      </w:r>
      <w:proofErr w:type="gramEnd"/>
    </w:p>
    <w:p w:rsidRPr="003C0B59" w:rsidR="00EE0C75" w:rsidP="00EE0C75" w:rsidRDefault="00EE0C75" w14:paraId="6679EC4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7E59B4B0" w14:textId="6DDD3D58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Node(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Comparable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label){</w:t>
      </w:r>
      <w:proofErr w:type="gramEnd"/>
    </w:p>
    <w:p w:rsidRPr="003C0B59" w:rsidR="00EE0C75" w:rsidP="371D490D" w:rsidRDefault="371D490D" w14:paraId="5275D23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info =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label;</w:t>
      </w:r>
      <w:proofErr w:type="gramEnd"/>
    </w:p>
    <w:p w:rsidRPr="003C0B59" w:rsidR="00EE0C75" w:rsidP="371D490D" w:rsidRDefault="371D490D" w14:paraId="0D0ED28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edges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Vector();</w:t>
      </w:r>
      <w:proofErr w:type="gramEnd"/>
    </w:p>
    <w:p w:rsidRPr="003C0B59" w:rsidR="00EE0C75" w:rsidP="371D490D" w:rsidRDefault="371D490D" w14:paraId="0CAEC47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27B3805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569EF41D" w14:textId="70D89F66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Edge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e){</w:t>
      </w:r>
      <w:proofErr w:type="gramEnd"/>
    </w:p>
    <w:p w:rsidRPr="003C0B59" w:rsidR="00EE0C75" w:rsidP="371D490D" w:rsidRDefault="371D490D" w14:paraId="2B07CFB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edges.addLast</w:t>
      </w:r>
      <w:proofErr w:type="spellEnd"/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(e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);</w:t>
      </w:r>
      <w:proofErr w:type="gramEnd"/>
    </w:p>
    <w:p w:rsidRPr="003C0B59" w:rsidR="00EE0C75" w:rsidP="371D490D" w:rsidRDefault="371D490D" w14:paraId="65B81E0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6365EDF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5867896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Object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o){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... }</w:t>
      </w:r>
      <w:proofErr w:type="gramEnd"/>
    </w:p>
    <w:p w:rsidRPr="003C0B59" w:rsidR="00EE0C75" w:rsidP="00EE0C75" w:rsidRDefault="00EE0C75" w14:paraId="1710133C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536E29DF" w14:textId="324CCCA8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getLabel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(){</w:t>
      </w:r>
      <w:proofErr w:type="gramEnd"/>
    </w:p>
    <w:p w:rsidRPr="003C0B59" w:rsidR="00EE0C75" w:rsidP="371D490D" w:rsidRDefault="371D490D" w14:paraId="4449452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r w:rsidRPr="003C0B59">
        <w:rPr>
          <w:rFonts w:ascii="Monaco" w:hAnsi="Monaco" w:cs="Menlo"/>
          <w:color w:val="AA0D91"/>
          <w:sz w:val="20"/>
          <w:szCs w:val="20"/>
        </w:rPr>
        <w:t>return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info;</w:t>
      </w:r>
      <w:proofErr w:type="gramEnd"/>
    </w:p>
    <w:p w:rsidRPr="003C0B59" w:rsidR="00EE0C75" w:rsidP="371D490D" w:rsidRDefault="371D490D" w14:paraId="49EDB2C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371D490D" w:rsidRDefault="371D490D" w14:paraId="3EF0EB3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3B7D66A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0D66EDC6" w14:textId="6AF52061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Comparable{</w:t>
      </w:r>
      <w:proofErr w:type="gramEnd"/>
    </w:p>
    <w:p w:rsidRPr="003C0B59" w:rsidR="00EE0C75" w:rsidP="371D490D" w:rsidRDefault="371D490D" w14:paraId="40BC76C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;</w:t>
      </w:r>
      <w:proofErr w:type="gramEnd"/>
    </w:p>
    <w:p w:rsidRPr="003C0B59" w:rsidR="006F344C" w:rsidP="00EE0C75" w:rsidRDefault="006F344C" w14:paraId="17E3E26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</w:p>
    <w:p w:rsidRPr="003C0B59" w:rsidR="00EE0C75" w:rsidP="371D490D" w:rsidRDefault="371D490D" w14:paraId="323EC4F0" w14:textId="61C6FF0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Edge(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Node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to){</w:t>
      </w:r>
      <w:proofErr w:type="gramEnd"/>
    </w:p>
    <w:p w:rsidRPr="003C0B59" w:rsidR="00EE0C75" w:rsidP="371D490D" w:rsidRDefault="371D490D" w14:paraId="2D15F12C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to;</w:t>
      </w:r>
      <w:proofErr w:type="gramEnd"/>
    </w:p>
    <w:p w:rsidRPr="003C0B59" w:rsidR="00EE0C75" w:rsidP="371D490D" w:rsidRDefault="371D490D" w14:paraId="3DD1F17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3A2A0D5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7A4EC70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Object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o){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... }</w:t>
      </w:r>
      <w:proofErr w:type="gramEnd"/>
    </w:p>
    <w:p w:rsidRPr="003C0B59" w:rsidR="00EE0C75" w:rsidP="371D490D" w:rsidRDefault="371D490D" w14:paraId="3B3549A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371D490D" w:rsidRDefault="00EE0C75" w14:paraId="3F3D0CBD" w14:textId="57628B02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  <w:r w:rsidRPr="003C0B59" w:rsidR="371D490D">
        <w:rPr>
          <w:rFonts w:ascii="Monaco" w:hAnsi="Monaco" w:cs="Menlo"/>
          <w:color w:val="AA0D91"/>
          <w:sz w:val="20"/>
          <w:szCs w:val="20"/>
        </w:rPr>
        <w:t>private</w:t>
      </w:r>
      <w:r w:rsidRPr="003C0B59" w:rsidR="371D490D">
        <w:rPr>
          <w:rFonts w:ascii="Monaco" w:hAnsi="Monaco" w:cs="Menlo"/>
          <w:color w:val="000000" w:themeColor="text1"/>
          <w:sz w:val="20"/>
          <w:szCs w:val="20"/>
        </w:rPr>
        <w:t xml:space="preserve"> Vector </w:t>
      </w:r>
      <w:proofErr w:type="gramStart"/>
      <w:r w:rsidRPr="003C0B59" w:rsidR="371D490D">
        <w:rPr>
          <w:rFonts w:ascii="Monaco" w:hAnsi="Monaco" w:cs="Menlo"/>
          <w:color w:val="000000" w:themeColor="text1"/>
          <w:sz w:val="20"/>
          <w:szCs w:val="20"/>
        </w:rPr>
        <w:t>nodes;</w:t>
      </w:r>
      <w:proofErr w:type="gramEnd"/>
    </w:p>
    <w:p w:rsidRPr="003C0B59" w:rsidR="00EE0C75" w:rsidP="371D490D" w:rsidRDefault="00EE0C75" w14:paraId="3F22F5D9" w14:textId="118BC008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  <w:r w:rsidRPr="003C0B59" w:rsidR="371D490D">
        <w:rPr>
          <w:rFonts w:ascii="Monaco" w:hAnsi="Monaco" w:cs="Menlo"/>
          <w:color w:val="AA0D91"/>
          <w:sz w:val="20"/>
          <w:szCs w:val="20"/>
        </w:rPr>
        <w:t>public</w:t>
      </w:r>
      <w:r w:rsidRPr="003C0B59" w:rsidR="371D490D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 w:rsidR="371D490D">
        <w:rPr>
          <w:rFonts w:ascii="Monaco" w:hAnsi="Monaco" w:cs="Menlo"/>
          <w:color w:val="000000" w:themeColor="text1"/>
          <w:sz w:val="20"/>
          <w:szCs w:val="20"/>
        </w:rPr>
        <w:t>Graph(){</w:t>
      </w:r>
      <w:proofErr w:type="gramEnd"/>
    </w:p>
    <w:p w:rsidRPr="003C0B59" w:rsidR="00EE0C75" w:rsidP="371D490D" w:rsidRDefault="371D490D" w14:paraId="3B3E62E5" w14:textId="4D64C2FA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nodes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Vector();</w:t>
      </w:r>
      <w:proofErr w:type="gramEnd"/>
    </w:p>
    <w:p w:rsidRPr="003C0B59" w:rsidR="00EE0C75" w:rsidP="371D490D" w:rsidRDefault="371D490D" w14:paraId="6364B598" w14:textId="62142B8E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2997703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1F42CAFD" w14:textId="77836DA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addNode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Comparable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label){</w:t>
      </w:r>
      <w:proofErr w:type="gramEnd"/>
    </w:p>
    <w:p w:rsidRPr="003C0B59" w:rsidR="00EE0C75" w:rsidP="371D490D" w:rsidRDefault="371D490D" w14:paraId="6072143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nodes.addLast</w:t>
      </w:r>
      <w:proofErr w:type="spellEnd"/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Node(label)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);</w:t>
      </w:r>
      <w:proofErr w:type="gramEnd"/>
    </w:p>
    <w:p w:rsidRPr="003C0B59" w:rsidR="00EE0C75" w:rsidP="371D490D" w:rsidRDefault="371D490D" w14:paraId="137E66B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7336263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D72FF0" w:rsidR="00EE0C75" w:rsidP="371D490D" w:rsidRDefault="371D490D" w14:paraId="35CE7F77" w14:textId="08C9D99A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Comparable nodeLabel1, Comparable nodeLabel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2)</w:t>
      </w:r>
      <w:r w:rsidRPr="00D72FF0">
        <w:rPr>
          <w:rFonts w:ascii="Monaco" w:hAnsi="Monaco" w:cs="Menlo"/>
          <w:color w:val="000000" w:themeColor="text1"/>
          <w:sz w:val="20"/>
          <w:szCs w:val="20"/>
        </w:rPr>
        <w:t>{</w:t>
      </w:r>
      <w:proofErr w:type="gramEnd"/>
    </w:p>
    <w:p w:rsidRPr="005F16CD" w:rsidR="00EE0C75" w:rsidP="371D490D" w:rsidRDefault="371D490D" w14:paraId="4DFCC78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D72FF0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>Node n1 = findNode(nodeLabel1);</w:t>
      </w:r>
    </w:p>
    <w:p w:rsidRPr="005F16CD" w:rsidR="00EE0C75" w:rsidP="371D490D" w:rsidRDefault="371D490D" w14:paraId="757E807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Node n2 = findNode(nodeLabel2);</w:t>
      </w:r>
    </w:p>
    <w:p w:rsidRPr="003C0B59" w:rsidR="00EE0C75" w:rsidP="371D490D" w:rsidRDefault="371D490D" w14:paraId="1112746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>n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1.addEdge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Edge(n2)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);</w:t>
      </w:r>
      <w:proofErr w:type="gramEnd"/>
    </w:p>
    <w:p w:rsidRPr="003C0B59" w:rsidR="00EE0C75" w:rsidP="371D490D" w:rsidRDefault="371D490D" w14:paraId="0C09395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F809CC" w:rsidR="0022005E" w:rsidP="003C0B59" w:rsidRDefault="371D490D" w14:paraId="46E82995" w14:textId="3F6391D9">
      <w:pPr>
        <w:spacing w:after="0" w:line="240" w:lineRule="auto"/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}</w:t>
      </w:r>
    </w:p>
    <w:sectPr w:rsidRPr="00F809CC" w:rsidR="0022005E" w:rsidSect="008422F1">
      <w:headerReference w:type="even" r:id="rId12"/>
      <w:headerReference w:type="default" r:id="rId13"/>
      <w:footerReference w:type="even" r:id="rId14"/>
      <w:footerReference w:type="default" r:id="rId15"/>
      <w:pgSz w:w="12240" w:h="15840" w:orient="portrait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7E70" w:rsidP="002B1A17" w:rsidRDefault="00117E70" w14:paraId="4ACDA22C" w14:textId="77777777">
      <w:pPr>
        <w:spacing w:after="0" w:line="240" w:lineRule="auto"/>
      </w:pPr>
      <w:r>
        <w:separator/>
      </w:r>
    </w:p>
  </w:endnote>
  <w:endnote w:type="continuationSeparator" w:id="0">
    <w:p w:rsidR="00117E70" w:rsidP="002B1A17" w:rsidRDefault="00117E70" w14:paraId="3EA348BB" w14:textId="77777777">
      <w:pPr>
        <w:spacing w:after="0" w:line="240" w:lineRule="auto"/>
      </w:pPr>
      <w:r>
        <w:continuationSeparator/>
      </w:r>
    </w:p>
  </w:endnote>
  <w:endnote w:type="continuationNotice" w:id="1">
    <w:p w:rsidR="00117E70" w:rsidRDefault="00117E70" w14:paraId="79A7890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alibri"/>
    <w:charset w:val="4D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Leelawadee UI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:rsidTr="002179EF" w14:paraId="2B89C8C5" w14:textId="77777777">
      <w:trPr>
        <w:trHeight w:val="300"/>
      </w:trPr>
      <w:tc>
        <w:tcPr>
          <w:tcW w:w="3600" w:type="dxa"/>
        </w:tcPr>
        <w:p w:rsidR="447A335F" w:rsidP="002179EF" w:rsidRDefault="447A335F" w14:paraId="2083A289" w14:textId="760A01FA">
          <w:pPr>
            <w:pStyle w:val="Header"/>
            <w:ind w:left="-115"/>
          </w:pPr>
        </w:p>
      </w:tc>
      <w:tc>
        <w:tcPr>
          <w:tcW w:w="3600" w:type="dxa"/>
        </w:tcPr>
        <w:p w:rsidR="447A335F" w:rsidP="002179EF" w:rsidRDefault="447A335F" w14:paraId="136D7D26" w14:textId="215A6192">
          <w:pPr>
            <w:pStyle w:val="Header"/>
            <w:jc w:val="center"/>
          </w:pPr>
        </w:p>
      </w:tc>
      <w:tc>
        <w:tcPr>
          <w:tcW w:w="3600" w:type="dxa"/>
        </w:tcPr>
        <w:p w:rsidR="447A335F" w:rsidP="002179EF" w:rsidRDefault="447A335F" w14:paraId="6E506076" w14:textId="7B73E7C2">
          <w:pPr>
            <w:pStyle w:val="Header"/>
            <w:ind w:right="-115"/>
            <w:jc w:val="right"/>
          </w:pPr>
        </w:p>
      </w:tc>
    </w:tr>
  </w:tbl>
  <w:p w:rsidR="447A335F" w:rsidP="002179EF" w:rsidRDefault="447A335F" w14:paraId="719E43FE" w14:textId="3EB739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:rsidTr="002179EF" w14:paraId="1428C818" w14:textId="77777777">
      <w:trPr>
        <w:trHeight w:val="300"/>
      </w:trPr>
      <w:tc>
        <w:tcPr>
          <w:tcW w:w="3600" w:type="dxa"/>
        </w:tcPr>
        <w:p w:rsidR="447A335F" w:rsidP="002179EF" w:rsidRDefault="447A335F" w14:paraId="7000108B" w14:textId="5BBF317F">
          <w:pPr>
            <w:pStyle w:val="Header"/>
            <w:ind w:left="-115"/>
          </w:pPr>
        </w:p>
      </w:tc>
      <w:tc>
        <w:tcPr>
          <w:tcW w:w="3600" w:type="dxa"/>
        </w:tcPr>
        <w:p w:rsidR="447A335F" w:rsidP="002179EF" w:rsidRDefault="447A335F" w14:paraId="59C1DD79" w14:textId="2FF1D791">
          <w:pPr>
            <w:pStyle w:val="Header"/>
            <w:jc w:val="center"/>
          </w:pPr>
        </w:p>
      </w:tc>
      <w:tc>
        <w:tcPr>
          <w:tcW w:w="3600" w:type="dxa"/>
        </w:tcPr>
        <w:p w:rsidR="447A335F" w:rsidP="002179EF" w:rsidRDefault="447A335F" w14:paraId="09E469BF" w14:textId="2EB956BC">
          <w:pPr>
            <w:pStyle w:val="Header"/>
            <w:ind w:right="-115"/>
            <w:jc w:val="right"/>
          </w:pPr>
        </w:p>
      </w:tc>
    </w:tr>
  </w:tbl>
  <w:p w:rsidR="447A335F" w:rsidP="002179EF" w:rsidRDefault="447A335F" w14:paraId="534BD815" w14:textId="2867C4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:rsidTr="002179EF" w14:paraId="75565AD8" w14:textId="77777777">
      <w:trPr>
        <w:trHeight w:val="300"/>
      </w:trPr>
      <w:tc>
        <w:tcPr>
          <w:tcW w:w="3600" w:type="dxa"/>
        </w:tcPr>
        <w:p w:rsidR="447A335F" w:rsidP="002179EF" w:rsidRDefault="447A335F" w14:paraId="742154FE" w14:textId="646587CA">
          <w:pPr>
            <w:pStyle w:val="Header"/>
            <w:ind w:left="-115"/>
          </w:pPr>
        </w:p>
      </w:tc>
      <w:tc>
        <w:tcPr>
          <w:tcW w:w="3600" w:type="dxa"/>
        </w:tcPr>
        <w:p w:rsidR="447A335F" w:rsidP="002179EF" w:rsidRDefault="447A335F" w14:paraId="5733793F" w14:textId="3E7D3E8B">
          <w:pPr>
            <w:pStyle w:val="Header"/>
            <w:jc w:val="center"/>
          </w:pPr>
        </w:p>
      </w:tc>
      <w:tc>
        <w:tcPr>
          <w:tcW w:w="3600" w:type="dxa"/>
        </w:tcPr>
        <w:p w:rsidR="447A335F" w:rsidP="002179EF" w:rsidRDefault="447A335F" w14:paraId="11EC3892" w14:textId="417C576F">
          <w:pPr>
            <w:pStyle w:val="Header"/>
            <w:ind w:right="-115"/>
            <w:jc w:val="right"/>
          </w:pPr>
        </w:p>
      </w:tc>
    </w:tr>
  </w:tbl>
  <w:p w:rsidR="447A335F" w:rsidP="002179EF" w:rsidRDefault="447A335F" w14:paraId="0378D6C1" w14:textId="434437C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:rsidTr="002179EF" w14:paraId="3BCC3A92" w14:textId="77777777">
      <w:trPr>
        <w:trHeight w:val="300"/>
      </w:trPr>
      <w:tc>
        <w:tcPr>
          <w:tcW w:w="3600" w:type="dxa"/>
        </w:tcPr>
        <w:p w:rsidR="447A335F" w:rsidP="002179EF" w:rsidRDefault="447A335F" w14:paraId="72229BF0" w14:textId="2BB884C5">
          <w:pPr>
            <w:pStyle w:val="Header"/>
            <w:ind w:left="-115"/>
          </w:pPr>
        </w:p>
      </w:tc>
      <w:tc>
        <w:tcPr>
          <w:tcW w:w="3600" w:type="dxa"/>
        </w:tcPr>
        <w:p w:rsidR="447A335F" w:rsidP="002179EF" w:rsidRDefault="447A335F" w14:paraId="7633F766" w14:textId="2E2B8D6D">
          <w:pPr>
            <w:pStyle w:val="Header"/>
            <w:jc w:val="center"/>
          </w:pPr>
        </w:p>
      </w:tc>
      <w:tc>
        <w:tcPr>
          <w:tcW w:w="3600" w:type="dxa"/>
        </w:tcPr>
        <w:p w:rsidR="447A335F" w:rsidP="002179EF" w:rsidRDefault="447A335F" w14:paraId="4C46A59E" w14:textId="503AE562">
          <w:pPr>
            <w:pStyle w:val="Header"/>
            <w:ind w:right="-115"/>
            <w:jc w:val="right"/>
          </w:pPr>
        </w:p>
      </w:tc>
    </w:tr>
  </w:tbl>
  <w:p w:rsidR="447A335F" w:rsidP="002179EF" w:rsidRDefault="447A335F" w14:paraId="0A36F156" w14:textId="53FAF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7E70" w:rsidP="002B1A17" w:rsidRDefault="00117E70" w14:paraId="7EF5476B" w14:textId="77777777">
      <w:pPr>
        <w:spacing w:after="0" w:line="240" w:lineRule="auto"/>
      </w:pPr>
      <w:r>
        <w:separator/>
      </w:r>
    </w:p>
  </w:footnote>
  <w:footnote w:type="continuationSeparator" w:id="0">
    <w:p w:rsidR="00117E70" w:rsidP="002B1A17" w:rsidRDefault="00117E70" w14:paraId="7E84CA94" w14:textId="77777777">
      <w:pPr>
        <w:spacing w:after="0" w:line="240" w:lineRule="auto"/>
      </w:pPr>
      <w:r>
        <w:continuationSeparator/>
      </w:r>
    </w:p>
  </w:footnote>
  <w:footnote w:type="continuationNotice" w:id="1">
    <w:p w:rsidR="00117E70" w:rsidRDefault="00117E70" w14:paraId="4730F61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:rsidTr="002179EF" w14:paraId="38BE89E7" w14:textId="77777777">
      <w:trPr>
        <w:trHeight w:val="300"/>
      </w:trPr>
      <w:tc>
        <w:tcPr>
          <w:tcW w:w="3600" w:type="dxa"/>
        </w:tcPr>
        <w:p w:rsidR="447A335F" w:rsidP="002179EF" w:rsidRDefault="447A335F" w14:paraId="7D66B508" w14:textId="76F92566">
          <w:pPr>
            <w:pStyle w:val="Header"/>
            <w:ind w:left="-115"/>
          </w:pPr>
        </w:p>
      </w:tc>
      <w:tc>
        <w:tcPr>
          <w:tcW w:w="3600" w:type="dxa"/>
        </w:tcPr>
        <w:p w:rsidR="447A335F" w:rsidP="002179EF" w:rsidRDefault="447A335F" w14:paraId="24007663" w14:textId="13ACD0A9">
          <w:pPr>
            <w:pStyle w:val="Header"/>
            <w:jc w:val="center"/>
          </w:pPr>
        </w:p>
      </w:tc>
      <w:tc>
        <w:tcPr>
          <w:tcW w:w="3600" w:type="dxa"/>
        </w:tcPr>
        <w:p w:rsidR="447A335F" w:rsidP="002179EF" w:rsidRDefault="447A335F" w14:paraId="65984D2A" w14:textId="34FDF665">
          <w:pPr>
            <w:pStyle w:val="Header"/>
            <w:ind w:right="-115"/>
            <w:jc w:val="right"/>
          </w:pPr>
        </w:p>
      </w:tc>
    </w:tr>
  </w:tbl>
  <w:p w:rsidR="447A335F" w:rsidP="002179EF" w:rsidRDefault="447A335F" w14:paraId="15BCA960" w14:textId="0685FE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A7039" w:rsidR="00160AD9" w:rsidP="00160AD9" w:rsidRDefault="3A7FEB5A" w14:paraId="29838EEC" w14:textId="41892496">
    <w:pPr>
      <w:pStyle w:val="Heading1"/>
      <w:jc w:val="both"/>
      <w:rPr>
        <w:sz w:val="22"/>
        <w:szCs w:val="22"/>
      </w:rPr>
    </w:pPr>
    <w:r w:rsidRPr="3A7FEB5A">
      <w:rPr>
        <w:sz w:val="22"/>
        <w:szCs w:val="22"/>
      </w:rPr>
      <w:t>Exam Algorithms and Data Structures 27/08/2025, 13.00 - 16.00,</w:t>
    </w:r>
    <w:r w:rsidR="5073715F">
      <w:tab/>
    </w:r>
    <w:r w:rsidRPr="3A7FEB5A">
      <w:rPr>
        <w:sz w:val="22"/>
        <w:szCs w:val="22"/>
      </w:rPr>
      <w:t>Name:</w:t>
    </w:r>
  </w:p>
  <w:p w:rsidR="00912EE7" w:rsidP="004A7039" w:rsidRDefault="00160AD9" w14:paraId="5601CA65" w14:textId="167CC3F9">
    <w:pPr>
      <w:jc w:val="both"/>
    </w:pPr>
    <w:r w:rsidRPr="004A7039">
      <w:rPr>
        <w:rFonts w:ascii="Arial" w:hAnsi="Arial" w:eastAsia="Arial" w:cs="Arial"/>
        <w:i/>
        <w:iCs/>
        <w:sz w:val="20"/>
        <w:szCs w:val="20"/>
      </w:rPr>
      <w:t>You cannot use any material you bring yourself, but all relevant code is provided. Please do not forget to write your name on every sheet of paper</w:t>
    </w:r>
    <w:r w:rsidRPr="004A7039">
      <w:rPr>
        <w:rFonts w:ascii="Arial" w:hAnsi="Arial" w:eastAsia="Arial" w:cs="Arial"/>
        <w:sz w:val="24"/>
        <w:szCs w:val="24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:rsidTr="002179EF" w14:paraId="6D187757" w14:textId="77777777">
      <w:trPr>
        <w:trHeight w:val="300"/>
      </w:trPr>
      <w:tc>
        <w:tcPr>
          <w:tcW w:w="3600" w:type="dxa"/>
        </w:tcPr>
        <w:p w:rsidR="447A335F" w:rsidP="002179EF" w:rsidRDefault="447A335F" w14:paraId="6C4778DF" w14:textId="3428116B">
          <w:pPr>
            <w:pStyle w:val="Header"/>
            <w:ind w:left="-115"/>
          </w:pPr>
        </w:p>
      </w:tc>
      <w:tc>
        <w:tcPr>
          <w:tcW w:w="3600" w:type="dxa"/>
        </w:tcPr>
        <w:p w:rsidR="447A335F" w:rsidP="002179EF" w:rsidRDefault="447A335F" w14:paraId="5652E40B" w14:textId="4CB9AFFC">
          <w:pPr>
            <w:pStyle w:val="Header"/>
            <w:jc w:val="center"/>
          </w:pPr>
        </w:p>
      </w:tc>
      <w:tc>
        <w:tcPr>
          <w:tcW w:w="3600" w:type="dxa"/>
        </w:tcPr>
        <w:p w:rsidR="447A335F" w:rsidP="002179EF" w:rsidRDefault="447A335F" w14:paraId="3A5F6FFB" w14:textId="1DD9515A">
          <w:pPr>
            <w:pStyle w:val="Header"/>
            <w:ind w:right="-115"/>
            <w:jc w:val="right"/>
          </w:pPr>
        </w:p>
      </w:tc>
    </w:tr>
  </w:tbl>
  <w:p w:rsidR="447A335F" w:rsidP="002179EF" w:rsidRDefault="447A335F" w14:paraId="4466C1C5" w14:textId="67227E3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1859" w:rsidP="004A7039" w:rsidRDefault="00AA1859" w14:paraId="1F058E22" w14:textId="77777777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82B7"/>
    <w:multiLevelType w:val="hybridMultilevel"/>
    <w:tmpl w:val="0BF28E6C"/>
    <w:lvl w:ilvl="0" w:tplc="603EB636">
      <w:start w:val="1"/>
      <w:numFmt w:val="upperLetter"/>
      <w:lvlText w:val="%1."/>
      <w:lvlJc w:val="left"/>
      <w:pPr>
        <w:ind w:left="720" w:hanging="360"/>
      </w:pPr>
    </w:lvl>
    <w:lvl w:ilvl="1" w:tplc="D3D08E56">
      <w:start w:val="1"/>
      <w:numFmt w:val="lowerLetter"/>
      <w:lvlText w:val="%2."/>
      <w:lvlJc w:val="left"/>
      <w:pPr>
        <w:ind w:left="1440" w:hanging="360"/>
      </w:pPr>
    </w:lvl>
    <w:lvl w:ilvl="2" w:tplc="EE2E2410">
      <w:start w:val="1"/>
      <w:numFmt w:val="lowerRoman"/>
      <w:lvlText w:val="%3."/>
      <w:lvlJc w:val="right"/>
      <w:pPr>
        <w:ind w:left="2160" w:hanging="180"/>
      </w:pPr>
    </w:lvl>
    <w:lvl w:ilvl="3" w:tplc="C2B639C4">
      <w:start w:val="1"/>
      <w:numFmt w:val="decimal"/>
      <w:lvlText w:val="%4."/>
      <w:lvlJc w:val="left"/>
      <w:pPr>
        <w:ind w:left="2880" w:hanging="360"/>
      </w:pPr>
    </w:lvl>
    <w:lvl w:ilvl="4" w:tplc="9E94210E">
      <w:start w:val="1"/>
      <w:numFmt w:val="lowerLetter"/>
      <w:lvlText w:val="%5."/>
      <w:lvlJc w:val="left"/>
      <w:pPr>
        <w:ind w:left="3600" w:hanging="360"/>
      </w:pPr>
    </w:lvl>
    <w:lvl w:ilvl="5" w:tplc="8CA066CA">
      <w:start w:val="1"/>
      <w:numFmt w:val="lowerRoman"/>
      <w:lvlText w:val="%6."/>
      <w:lvlJc w:val="right"/>
      <w:pPr>
        <w:ind w:left="4320" w:hanging="180"/>
      </w:pPr>
    </w:lvl>
    <w:lvl w:ilvl="6" w:tplc="C818DDBE">
      <w:start w:val="1"/>
      <w:numFmt w:val="decimal"/>
      <w:lvlText w:val="%7."/>
      <w:lvlJc w:val="left"/>
      <w:pPr>
        <w:ind w:left="5040" w:hanging="360"/>
      </w:pPr>
    </w:lvl>
    <w:lvl w:ilvl="7" w:tplc="51F6C9B2">
      <w:start w:val="1"/>
      <w:numFmt w:val="lowerLetter"/>
      <w:lvlText w:val="%8."/>
      <w:lvlJc w:val="left"/>
      <w:pPr>
        <w:ind w:left="5760" w:hanging="360"/>
      </w:pPr>
    </w:lvl>
    <w:lvl w:ilvl="8" w:tplc="5A828BC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64275"/>
    <w:multiLevelType w:val="hybridMultilevel"/>
    <w:tmpl w:val="23140B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31FC2"/>
    <w:multiLevelType w:val="hybridMultilevel"/>
    <w:tmpl w:val="F5F43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F686C"/>
    <w:multiLevelType w:val="hybridMultilevel"/>
    <w:tmpl w:val="0406A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67AD8"/>
    <w:multiLevelType w:val="hybridMultilevel"/>
    <w:tmpl w:val="05F49D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958D7"/>
    <w:multiLevelType w:val="hybridMultilevel"/>
    <w:tmpl w:val="6598113A"/>
    <w:lvl w:ilvl="0" w:tplc="992C9C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DB4649"/>
    <w:multiLevelType w:val="hybridMultilevel"/>
    <w:tmpl w:val="11288C2A"/>
    <w:lvl w:ilvl="0" w:tplc="B1E2DF3C">
      <w:start w:val="1"/>
      <w:numFmt w:val="decimal"/>
      <w:lvlText w:val="%1."/>
      <w:lvlJc w:val="left"/>
      <w:pPr>
        <w:ind w:left="720" w:hanging="360"/>
      </w:pPr>
    </w:lvl>
    <w:lvl w:ilvl="1" w:tplc="8C005A5C">
      <w:start w:val="1"/>
      <w:numFmt w:val="lowerLetter"/>
      <w:lvlText w:val="%2."/>
      <w:lvlJc w:val="left"/>
      <w:pPr>
        <w:ind w:left="1440" w:hanging="360"/>
      </w:pPr>
    </w:lvl>
    <w:lvl w:ilvl="2" w:tplc="18C6EB4E">
      <w:start w:val="1"/>
      <w:numFmt w:val="lowerRoman"/>
      <w:lvlText w:val="%3."/>
      <w:lvlJc w:val="right"/>
      <w:pPr>
        <w:ind w:left="2160" w:hanging="180"/>
      </w:pPr>
    </w:lvl>
    <w:lvl w:ilvl="3" w:tplc="9E12B56A">
      <w:start w:val="1"/>
      <w:numFmt w:val="decimal"/>
      <w:lvlText w:val="%4."/>
      <w:lvlJc w:val="left"/>
      <w:pPr>
        <w:ind w:left="2880" w:hanging="360"/>
      </w:pPr>
    </w:lvl>
    <w:lvl w:ilvl="4" w:tplc="13D66EDE">
      <w:start w:val="1"/>
      <w:numFmt w:val="lowerLetter"/>
      <w:lvlText w:val="%5."/>
      <w:lvlJc w:val="left"/>
      <w:pPr>
        <w:ind w:left="3600" w:hanging="360"/>
      </w:pPr>
    </w:lvl>
    <w:lvl w:ilvl="5" w:tplc="B9F8F006">
      <w:start w:val="1"/>
      <w:numFmt w:val="lowerRoman"/>
      <w:lvlText w:val="%6."/>
      <w:lvlJc w:val="right"/>
      <w:pPr>
        <w:ind w:left="4320" w:hanging="180"/>
      </w:pPr>
    </w:lvl>
    <w:lvl w:ilvl="6" w:tplc="DF4C06E4">
      <w:start w:val="1"/>
      <w:numFmt w:val="decimal"/>
      <w:lvlText w:val="%7."/>
      <w:lvlJc w:val="left"/>
      <w:pPr>
        <w:ind w:left="5040" w:hanging="360"/>
      </w:pPr>
    </w:lvl>
    <w:lvl w:ilvl="7" w:tplc="BAA6253E">
      <w:start w:val="1"/>
      <w:numFmt w:val="lowerLetter"/>
      <w:lvlText w:val="%8."/>
      <w:lvlJc w:val="left"/>
      <w:pPr>
        <w:ind w:left="5760" w:hanging="360"/>
      </w:pPr>
    </w:lvl>
    <w:lvl w:ilvl="8" w:tplc="225223C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87212"/>
    <w:multiLevelType w:val="hybridMultilevel"/>
    <w:tmpl w:val="D542FF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31551"/>
    <w:multiLevelType w:val="hybridMultilevel"/>
    <w:tmpl w:val="AC105AA4"/>
    <w:lvl w:ilvl="0" w:tplc="04090017">
      <w:start w:val="1"/>
      <w:numFmt w:val="lowerLetter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E157E73"/>
    <w:multiLevelType w:val="hybridMultilevel"/>
    <w:tmpl w:val="F7007E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9B5663"/>
    <w:multiLevelType w:val="hybridMultilevel"/>
    <w:tmpl w:val="AF38A5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F320A5"/>
    <w:multiLevelType w:val="multilevel"/>
    <w:tmpl w:val="44C24A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0E63B20"/>
    <w:multiLevelType w:val="hybridMultilevel"/>
    <w:tmpl w:val="4C68B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ED39AD"/>
    <w:multiLevelType w:val="hybridMultilevel"/>
    <w:tmpl w:val="DFB813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A1603B"/>
    <w:multiLevelType w:val="hybridMultilevel"/>
    <w:tmpl w:val="16704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625D21"/>
    <w:multiLevelType w:val="hybridMultilevel"/>
    <w:tmpl w:val="F156FA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A7E6037"/>
    <w:multiLevelType w:val="hybridMultilevel"/>
    <w:tmpl w:val="0C8A7C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995312"/>
    <w:multiLevelType w:val="hybridMultilevel"/>
    <w:tmpl w:val="F7007E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277DC2"/>
    <w:multiLevelType w:val="hybridMultilevel"/>
    <w:tmpl w:val="F7007E7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8B1AFD"/>
    <w:multiLevelType w:val="hybridMultilevel"/>
    <w:tmpl w:val="F1B2E4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C35BED"/>
    <w:multiLevelType w:val="hybridMultilevel"/>
    <w:tmpl w:val="C6321E1C"/>
    <w:lvl w:ilvl="0" w:tplc="84C4EBD2">
      <w:start w:val="1"/>
      <w:numFmt w:val="lowerLetter"/>
      <w:lvlText w:val="%1)"/>
      <w:lvlJc w:val="left"/>
      <w:pPr>
        <w:ind w:left="720" w:hanging="360"/>
      </w:pPr>
    </w:lvl>
    <w:lvl w:ilvl="1" w:tplc="603099F4">
      <w:start w:val="1"/>
      <w:numFmt w:val="lowerLetter"/>
      <w:lvlText w:val="%2."/>
      <w:lvlJc w:val="left"/>
      <w:pPr>
        <w:ind w:left="1440" w:hanging="360"/>
      </w:pPr>
    </w:lvl>
    <w:lvl w:ilvl="2" w:tplc="A19C74EE">
      <w:start w:val="1"/>
      <w:numFmt w:val="lowerRoman"/>
      <w:lvlText w:val="%3."/>
      <w:lvlJc w:val="right"/>
      <w:pPr>
        <w:ind w:left="2160" w:hanging="180"/>
      </w:pPr>
    </w:lvl>
    <w:lvl w:ilvl="3" w:tplc="62A0F20A">
      <w:start w:val="1"/>
      <w:numFmt w:val="decimal"/>
      <w:lvlText w:val="%4."/>
      <w:lvlJc w:val="left"/>
      <w:pPr>
        <w:ind w:left="2880" w:hanging="360"/>
      </w:pPr>
    </w:lvl>
    <w:lvl w:ilvl="4" w:tplc="2E50349A">
      <w:start w:val="1"/>
      <w:numFmt w:val="lowerLetter"/>
      <w:lvlText w:val="%5."/>
      <w:lvlJc w:val="left"/>
      <w:pPr>
        <w:ind w:left="3600" w:hanging="360"/>
      </w:pPr>
    </w:lvl>
    <w:lvl w:ilvl="5" w:tplc="4AEA62DA">
      <w:start w:val="1"/>
      <w:numFmt w:val="lowerRoman"/>
      <w:lvlText w:val="%6."/>
      <w:lvlJc w:val="right"/>
      <w:pPr>
        <w:ind w:left="4320" w:hanging="180"/>
      </w:pPr>
    </w:lvl>
    <w:lvl w:ilvl="6" w:tplc="98EC0E32">
      <w:start w:val="1"/>
      <w:numFmt w:val="decimal"/>
      <w:lvlText w:val="%7."/>
      <w:lvlJc w:val="left"/>
      <w:pPr>
        <w:ind w:left="5040" w:hanging="360"/>
      </w:pPr>
    </w:lvl>
    <w:lvl w:ilvl="7" w:tplc="F236B33A">
      <w:start w:val="1"/>
      <w:numFmt w:val="lowerLetter"/>
      <w:lvlText w:val="%8."/>
      <w:lvlJc w:val="left"/>
      <w:pPr>
        <w:ind w:left="5760" w:hanging="360"/>
      </w:pPr>
    </w:lvl>
    <w:lvl w:ilvl="8" w:tplc="36B2CB4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9B1607"/>
    <w:multiLevelType w:val="hybridMultilevel"/>
    <w:tmpl w:val="10C6E05A"/>
    <w:lvl w:ilvl="0" w:tplc="47E222B0">
      <w:start w:val="1"/>
      <w:numFmt w:val="lowerLetter"/>
      <w:lvlText w:val="%1."/>
      <w:lvlJc w:val="left"/>
      <w:pPr>
        <w:ind w:left="720" w:hanging="360"/>
      </w:pPr>
      <w:rPr>
        <w:rFonts w:hint="default" w:eastAsiaTheme="major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89456E"/>
    <w:multiLevelType w:val="hybridMultilevel"/>
    <w:tmpl w:val="2AC8C8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CD227E"/>
    <w:multiLevelType w:val="hybridMultilevel"/>
    <w:tmpl w:val="0EFA0C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18196817">
    <w:abstractNumId w:val="0"/>
  </w:num>
  <w:num w:numId="2" w16cid:durableId="110831911">
    <w:abstractNumId w:val="6"/>
  </w:num>
  <w:num w:numId="3" w16cid:durableId="1695888366">
    <w:abstractNumId w:val="20"/>
  </w:num>
  <w:num w:numId="4" w16cid:durableId="192770239">
    <w:abstractNumId w:val="14"/>
  </w:num>
  <w:num w:numId="5" w16cid:durableId="93523454">
    <w:abstractNumId w:val="19"/>
  </w:num>
  <w:num w:numId="6" w16cid:durableId="882133120">
    <w:abstractNumId w:val="8"/>
  </w:num>
  <w:num w:numId="7" w16cid:durableId="914631072">
    <w:abstractNumId w:val="10"/>
  </w:num>
  <w:num w:numId="8" w16cid:durableId="1467889914">
    <w:abstractNumId w:val="23"/>
  </w:num>
  <w:num w:numId="9" w16cid:durableId="783307524">
    <w:abstractNumId w:val="15"/>
  </w:num>
  <w:num w:numId="10" w16cid:durableId="196310432">
    <w:abstractNumId w:val="2"/>
  </w:num>
  <w:num w:numId="11" w16cid:durableId="315453081">
    <w:abstractNumId w:val="7"/>
  </w:num>
  <w:num w:numId="12" w16cid:durableId="94637729">
    <w:abstractNumId w:val="3"/>
  </w:num>
  <w:num w:numId="13" w16cid:durableId="1616445954">
    <w:abstractNumId w:val="11"/>
  </w:num>
  <w:num w:numId="14" w16cid:durableId="1427266517">
    <w:abstractNumId w:val="16"/>
  </w:num>
  <w:num w:numId="15" w16cid:durableId="1289359964">
    <w:abstractNumId w:val="5"/>
  </w:num>
  <w:num w:numId="16" w16cid:durableId="1589003079">
    <w:abstractNumId w:val="1"/>
  </w:num>
  <w:num w:numId="17" w16cid:durableId="1600408884">
    <w:abstractNumId w:val="13"/>
  </w:num>
  <w:num w:numId="18" w16cid:durableId="187135550">
    <w:abstractNumId w:val="21"/>
  </w:num>
  <w:num w:numId="19" w16cid:durableId="1119684249">
    <w:abstractNumId w:val="12"/>
  </w:num>
  <w:num w:numId="20" w16cid:durableId="1951887275">
    <w:abstractNumId w:val="4"/>
  </w:num>
  <w:num w:numId="21" w16cid:durableId="1426339872">
    <w:abstractNumId w:val="22"/>
  </w:num>
  <w:num w:numId="22" w16cid:durableId="1390153556">
    <w:abstractNumId w:val="18"/>
  </w:num>
  <w:num w:numId="23" w16cid:durableId="689840579">
    <w:abstractNumId w:val="17"/>
  </w:num>
  <w:num w:numId="24" w16cid:durableId="1451047471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1"/>
  <w:doNotDisplayPageBoundaries/>
  <w:trackRevisions w:val="true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726"/>
    <w:rsid w:val="0000066E"/>
    <w:rsid w:val="00003AA9"/>
    <w:rsid w:val="00010259"/>
    <w:rsid w:val="00017B88"/>
    <w:rsid w:val="00017DBD"/>
    <w:rsid w:val="00022B6B"/>
    <w:rsid w:val="000265E3"/>
    <w:rsid w:val="00027645"/>
    <w:rsid w:val="00033031"/>
    <w:rsid w:val="000340A7"/>
    <w:rsid w:val="00034B3D"/>
    <w:rsid w:val="000353B5"/>
    <w:rsid w:val="00037743"/>
    <w:rsid w:val="00037CB4"/>
    <w:rsid w:val="00037DC5"/>
    <w:rsid w:val="000402A0"/>
    <w:rsid w:val="00043C05"/>
    <w:rsid w:val="00046D98"/>
    <w:rsid w:val="0005011B"/>
    <w:rsid w:val="00053B70"/>
    <w:rsid w:val="000631C5"/>
    <w:rsid w:val="00065008"/>
    <w:rsid w:val="000676D3"/>
    <w:rsid w:val="00067DA2"/>
    <w:rsid w:val="000722A5"/>
    <w:rsid w:val="00077C5D"/>
    <w:rsid w:val="00077CC2"/>
    <w:rsid w:val="00080688"/>
    <w:rsid w:val="000859CD"/>
    <w:rsid w:val="000940EB"/>
    <w:rsid w:val="00094149"/>
    <w:rsid w:val="0009532E"/>
    <w:rsid w:val="000A423A"/>
    <w:rsid w:val="000A76E6"/>
    <w:rsid w:val="000B0CCC"/>
    <w:rsid w:val="000B1AD7"/>
    <w:rsid w:val="000B4470"/>
    <w:rsid w:val="000B4A26"/>
    <w:rsid w:val="000C1B8E"/>
    <w:rsid w:val="000D0331"/>
    <w:rsid w:val="000D6232"/>
    <w:rsid w:val="000E07CB"/>
    <w:rsid w:val="000E0EFF"/>
    <w:rsid w:val="000E428D"/>
    <w:rsid w:val="000E5F5A"/>
    <w:rsid w:val="000E630C"/>
    <w:rsid w:val="000F71F6"/>
    <w:rsid w:val="00102B38"/>
    <w:rsid w:val="0010468B"/>
    <w:rsid w:val="001046B0"/>
    <w:rsid w:val="00104891"/>
    <w:rsid w:val="00105414"/>
    <w:rsid w:val="00105920"/>
    <w:rsid w:val="001066F0"/>
    <w:rsid w:val="001072D0"/>
    <w:rsid w:val="00109598"/>
    <w:rsid w:val="00111BC5"/>
    <w:rsid w:val="0011216C"/>
    <w:rsid w:val="001141BA"/>
    <w:rsid w:val="00117341"/>
    <w:rsid w:val="00117E70"/>
    <w:rsid w:val="00122A64"/>
    <w:rsid w:val="00126DBE"/>
    <w:rsid w:val="00127B64"/>
    <w:rsid w:val="00133CA2"/>
    <w:rsid w:val="0013730C"/>
    <w:rsid w:val="001379A3"/>
    <w:rsid w:val="0014072A"/>
    <w:rsid w:val="0014271E"/>
    <w:rsid w:val="001434B1"/>
    <w:rsid w:val="00143E02"/>
    <w:rsid w:val="00152E2F"/>
    <w:rsid w:val="00154A87"/>
    <w:rsid w:val="00154C08"/>
    <w:rsid w:val="00157D99"/>
    <w:rsid w:val="00160AD9"/>
    <w:rsid w:val="00160B61"/>
    <w:rsid w:val="001647BF"/>
    <w:rsid w:val="00174834"/>
    <w:rsid w:val="001766D8"/>
    <w:rsid w:val="00177F84"/>
    <w:rsid w:val="00182ADB"/>
    <w:rsid w:val="001838A1"/>
    <w:rsid w:val="001922FE"/>
    <w:rsid w:val="0019389E"/>
    <w:rsid w:val="0019596C"/>
    <w:rsid w:val="001A5FE6"/>
    <w:rsid w:val="001A6D90"/>
    <w:rsid w:val="001B5078"/>
    <w:rsid w:val="001B7CCD"/>
    <w:rsid w:val="001C09D9"/>
    <w:rsid w:val="001C3465"/>
    <w:rsid w:val="001C38ED"/>
    <w:rsid w:val="001C4C14"/>
    <w:rsid w:val="001C76CD"/>
    <w:rsid w:val="001C781D"/>
    <w:rsid w:val="001D2838"/>
    <w:rsid w:val="001D3F52"/>
    <w:rsid w:val="001D7E67"/>
    <w:rsid w:val="001E225E"/>
    <w:rsid w:val="001F03E8"/>
    <w:rsid w:val="001F092B"/>
    <w:rsid w:val="001F1C08"/>
    <w:rsid w:val="001F333D"/>
    <w:rsid w:val="001F3681"/>
    <w:rsid w:val="001F5C7C"/>
    <w:rsid w:val="00200164"/>
    <w:rsid w:val="0020372F"/>
    <w:rsid w:val="00203B71"/>
    <w:rsid w:val="00204AA0"/>
    <w:rsid w:val="002143FA"/>
    <w:rsid w:val="002168EA"/>
    <w:rsid w:val="002179EF"/>
    <w:rsid w:val="0022005E"/>
    <w:rsid w:val="00222BE2"/>
    <w:rsid w:val="00222DC3"/>
    <w:rsid w:val="0022703B"/>
    <w:rsid w:val="00230D22"/>
    <w:rsid w:val="00233EA7"/>
    <w:rsid w:val="002343DB"/>
    <w:rsid w:val="002346A0"/>
    <w:rsid w:val="00236B6D"/>
    <w:rsid w:val="002417A5"/>
    <w:rsid w:val="0024261F"/>
    <w:rsid w:val="0024352D"/>
    <w:rsid w:val="002437EF"/>
    <w:rsid w:val="00244E8C"/>
    <w:rsid w:val="00247ED6"/>
    <w:rsid w:val="00252565"/>
    <w:rsid w:val="00254BCE"/>
    <w:rsid w:val="00254D6A"/>
    <w:rsid w:val="002551B0"/>
    <w:rsid w:val="002566E7"/>
    <w:rsid w:val="00262A53"/>
    <w:rsid w:val="00262AEF"/>
    <w:rsid w:val="00263374"/>
    <w:rsid w:val="00266247"/>
    <w:rsid w:val="002665EE"/>
    <w:rsid w:val="00266D16"/>
    <w:rsid w:val="0027524A"/>
    <w:rsid w:val="00280B9B"/>
    <w:rsid w:val="00282BFB"/>
    <w:rsid w:val="00285218"/>
    <w:rsid w:val="002856B6"/>
    <w:rsid w:val="002A42AE"/>
    <w:rsid w:val="002A5C08"/>
    <w:rsid w:val="002B1A17"/>
    <w:rsid w:val="002B4235"/>
    <w:rsid w:val="002B664E"/>
    <w:rsid w:val="002C3F11"/>
    <w:rsid w:val="002C5B0F"/>
    <w:rsid w:val="002D368B"/>
    <w:rsid w:val="002D61A5"/>
    <w:rsid w:val="002D7400"/>
    <w:rsid w:val="002E5EC8"/>
    <w:rsid w:val="002E5FF2"/>
    <w:rsid w:val="002E6E13"/>
    <w:rsid w:val="002F07F1"/>
    <w:rsid w:val="002F2689"/>
    <w:rsid w:val="002F275B"/>
    <w:rsid w:val="002F2883"/>
    <w:rsid w:val="002F4188"/>
    <w:rsid w:val="002F4260"/>
    <w:rsid w:val="00304078"/>
    <w:rsid w:val="003067E7"/>
    <w:rsid w:val="00307ABE"/>
    <w:rsid w:val="003101C1"/>
    <w:rsid w:val="00313CED"/>
    <w:rsid w:val="00314AAC"/>
    <w:rsid w:val="00316A25"/>
    <w:rsid w:val="00321676"/>
    <w:rsid w:val="00326A1A"/>
    <w:rsid w:val="00331FD7"/>
    <w:rsid w:val="00332C81"/>
    <w:rsid w:val="00342119"/>
    <w:rsid w:val="003427B3"/>
    <w:rsid w:val="00344B88"/>
    <w:rsid w:val="00344DB9"/>
    <w:rsid w:val="003526FE"/>
    <w:rsid w:val="00354E4D"/>
    <w:rsid w:val="00356BEA"/>
    <w:rsid w:val="00361FD4"/>
    <w:rsid w:val="00363A7E"/>
    <w:rsid w:val="003661F6"/>
    <w:rsid w:val="003665B2"/>
    <w:rsid w:val="00371BA4"/>
    <w:rsid w:val="003728CC"/>
    <w:rsid w:val="00374A09"/>
    <w:rsid w:val="00375B22"/>
    <w:rsid w:val="003776E1"/>
    <w:rsid w:val="00382C7D"/>
    <w:rsid w:val="00383003"/>
    <w:rsid w:val="003836E2"/>
    <w:rsid w:val="003905E0"/>
    <w:rsid w:val="003910BE"/>
    <w:rsid w:val="00392A41"/>
    <w:rsid w:val="003A016D"/>
    <w:rsid w:val="003B42FC"/>
    <w:rsid w:val="003B576C"/>
    <w:rsid w:val="003B5EF6"/>
    <w:rsid w:val="003B63AD"/>
    <w:rsid w:val="003C04FF"/>
    <w:rsid w:val="003C0B59"/>
    <w:rsid w:val="003C318F"/>
    <w:rsid w:val="003C4D40"/>
    <w:rsid w:val="003C55D5"/>
    <w:rsid w:val="003C5CEE"/>
    <w:rsid w:val="003D0DCB"/>
    <w:rsid w:val="003D2DCD"/>
    <w:rsid w:val="003D48B5"/>
    <w:rsid w:val="003D4CC9"/>
    <w:rsid w:val="003E4134"/>
    <w:rsid w:val="003E62F7"/>
    <w:rsid w:val="003F17D4"/>
    <w:rsid w:val="003F3890"/>
    <w:rsid w:val="003F41B2"/>
    <w:rsid w:val="003F41F6"/>
    <w:rsid w:val="003F6F03"/>
    <w:rsid w:val="004006B7"/>
    <w:rsid w:val="00405F09"/>
    <w:rsid w:val="00407184"/>
    <w:rsid w:val="004137EC"/>
    <w:rsid w:val="0042093C"/>
    <w:rsid w:val="00422303"/>
    <w:rsid w:val="0042657C"/>
    <w:rsid w:val="0043074E"/>
    <w:rsid w:val="00431AFC"/>
    <w:rsid w:val="004327FB"/>
    <w:rsid w:val="004333B2"/>
    <w:rsid w:val="00440197"/>
    <w:rsid w:val="004416F3"/>
    <w:rsid w:val="0044381F"/>
    <w:rsid w:val="00445277"/>
    <w:rsid w:val="00447C0A"/>
    <w:rsid w:val="00450F6E"/>
    <w:rsid w:val="00451EC8"/>
    <w:rsid w:val="00451F9E"/>
    <w:rsid w:val="004522B8"/>
    <w:rsid w:val="00456287"/>
    <w:rsid w:val="004570AA"/>
    <w:rsid w:val="004606A6"/>
    <w:rsid w:val="00461A09"/>
    <w:rsid w:val="00466E23"/>
    <w:rsid w:val="00467E5C"/>
    <w:rsid w:val="00474258"/>
    <w:rsid w:val="00475BBF"/>
    <w:rsid w:val="00477610"/>
    <w:rsid w:val="00480C60"/>
    <w:rsid w:val="0048528A"/>
    <w:rsid w:val="00491008"/>
    <w:rsid w:val="00495BAB"/>
    <w:rsid w:val="00496105"/>
    <w:rsid w:val="00496704"/>
    <w:rsid w:val="004972AF"/>
    <w:rsid w:val="004A05DB"/>
    <w:rsid w:val="004A49A5"/>
    <w:rsid w:val="004A4D35"/>
    <w:rsid w:val="004A4D36"/>
    <w:rsid w:val="004A7039"/>
    <w:rsid w:val="004B087B"/>
    <w:rsid w:val="004B0F6F"/>
    <w:rsid w:val="004B3CA3"/>
    <w:rsid w:val="004B7F50"/>
    <w:rsid w:val="004C0B62"/>
    <w:rsid w:val="004C15F1"/>
    <w:rsid w:val="004C2FC3"/>
    <w:rsid w:val="004C3AA8"/>
    <w:rsid w:val="004C3CEA"/>
    <w:rsid w:val="004C74CA"/>
    <w:rsid w:val="004D03F8"/>
    <w:rsid w:val="004D3B6E"/>
    <w:rsid w:val="004E211A"/>
    <w:rsid w:val="004E76FC"/>
    <w:rsid w:val="004F0B9E"/>
    <w:rsid w:val="004F3C0A"/>
    <w:rsid w:val="00504278"/>
    <w:rsid w:val="00506BE5"/>
    <w:rsid w:val="00512DA6"/>
    <w:rsid w:val="005153F8"/>
    <w:rsid w:val="00516283"/>
    <w:rsid w:val="00517734"/>
    <w:rsid w:val="00520A72"/>
    <w:rsid w:val="0052133A"/>
    <w:rsid w:val="00526FFE"/>
    <w:rsid w:val="0053252B"/>
    <w:rsid w:val="00534B67"/>
    <w:rsid w:val="00546599"/>
    <w:rsid w:val="0054685A"/>
    <w:rsid w:val="00551B5F"/>
    <w:rsid w:val="00554077"/>
    <w:rsid w:val="005565B4"/>
    <w:rsid w:val="00563315"/>
    <w:rsid w:val="0056439B"/>
    <w:rsid w:val="0057155B"/>
    <w:rsid w:val="00571FDB"/>
    <w:rsid w:val="005721E5"/>
    <w:rsid w:val="0057471C"/>
    <w:rsid w:val="0058442F"/>
    <w:rsid w:val="00584A1A"/>
    <w:rsid w:val="0058691A"/>
    <w:rsid w:val="00587917"/>
    <w:rsid w:val="005904EC"/>
    <w:rsid w:val="005934BA"/>
    <w:rsid w:val="00593F7E"/>
    <w:rsid w:val="00594B10"/>
    <w:rsid w:val="005A0696"/>
    <w:rsid w:val="005A63F7"/>
    <w:rsid w:val="005A66F7"/>
    <w:rsid w:val="005B4840"/>
    <w:rsid w:val="005B5311"/>
    <w:rsid w:val="005C5146"/>
    <w:rsid w:val="005C5552"/>
    <w:rsid w:val="005C71AE"/>
    <w:rsid w:val="005D1365"/>
    <w:rsid w:val="005D2C42"/>
    <w:rsid w:val="005D5D7F"/>
    <w:rsid w:val="005D5F5C"/>
    <w:rsid w:val="005D6BF8"/>
    <w:rsid w:val="005E5C17"/>
    <w:rsid w:val="005E63C8"/>
    <w:rsid w:val="005F16CD"/>
    <w:rsid w:val="005F224A"/>
    <w:rsid w:val="005F4C6C"/>
    <w:rsid w:val="005F4FBF"/>
    <w:rsid w:val="005F751A"/>
    <w:rsid w:val="006030D8"/>
    <w:rsid w:val="0060457E"/>
    <w:rsid w:val="0060519C"/>
    <w:rsid w:val="0060626D"/>
    <w:rsid w:val="00611BBA"/>
    <w:rsid w:val="0061486C"/>
    <w:rsid w:val="00615DCA"/>
    <w:rsid w:val="00621A02"/>
    <w:rsid w:val="00623DA2"/>
    <w:rsid w:val="00625309"/>
    <w:rsid w:val="00631117"/>
    <w:rsid w:val="00636127"/>
    <w:rsid w:val="00637464"/>
    <w:rsid w:val="006408B4"/>
    <w:rsid w:val="00640BD2"/>
    <w:rsid w:val="00646697"/>
    <w:rsid w:val="00655FC6"/>
    <w:rsid w:val="00664967"/>
    <w:rsid w:val="00665EFF"/>
    <w:rsid w:val="00670331"/>
    <w:rsid w:val="0067271E"/>
    <w:rsid w:val="006733A5"/>
    <w:rsid w:val="00673C2B"/>
    <w:rsid w:val="0067577F"/>
    <w:rsid w:val="00676FB7"/>
    <w:rsid w:val="0067776F"/>
    <w:rsid w:val="006827D4"/>
    <w:rsid w:val="00683B8B"/>
    <w:rsid w:val="006851A9"/>
    <w:rsid w:val="0068623F"/>
    <w:rsid w:val="00687398"/>
    <w:rsid w:val="00694ABB"/>
    <w:rsid w:val="006A2C2F"/>
    <w:rsid w:val="006A3E81"/>
    <w:rsid w:val="006A4FF3"/>
    <w:rsid w:val="006A5BB1"/>
    <w:rsid w:val="006A6A90"/>
    <w:rsid w:val="006B2279"/>
    <w:rsid w:val="006B2891"/>
    <w:rsid w:val="006B5F24"/>
    <w:rsid w:val="006B63E7"/>
    <w:rsid w:val="006C0787"/>
    <w:rsid w:val="006C0F66"/>
    <w:rsid w:val="006C3E23"/>
    <w:rsid w:val="006C4642"/>
    <w:rsid w:val="006C4A4B"/>
    <w:rsid w:val="006D502B"/>
    <w:rsid w:val="006D66AE"/>
    <w:rsid w:val="006E0A3F"/>
    <w:rsid w:val="006E1B9A"/>
    <w:rsid w:val="006E249C"/>
    <w:rsid w:val="006E2A48"/>
    <w:rsid w:val="006E4A1B"/>
    <w:rsid w:val="006F344C"/>
    <w:rsid w:val="006F365D"/>
    <w:rsid w:val="007136A1"/>
    <w:rsid w:val="00715BEC"/>
    <w:rsid w:val="007170A4"/>
    <w:rsid w:val="0071755D"/>
    <w:rsid w:val="00721807"/>
    <w:rsid w:val="007260B2"/>
    <w:rsid w:val="00726BB2"/>
    <w:rsid w:val="00727E8C"/>
    <w:rsid w:val="007303C8"/>
    <w:rsid w:val="00730B77"/>
    <w:rsid w:val="00733A88"/>
    <w:rsid w:val="00733C8E"/>
    <w:rsid w:val="00735A64"/>
    <w:rsid w:val="00735B46"/>
    <w:rsid w:val="007406F5"/>
    <w:rsid w:val="007428B7"/>
    <w:rsid w:val="007452F9"/>
    <w:rsid w:val="00746595"/>
    <w:rsid w:val="00746BEB"/>
    <w:rsid w:val="00746D71"/>
    <w:rsid w:val="007514F8"/>
    <w:rsid w:val="00752E78"/>
    <w:rsid w:val="00756124"/>
    <w:rsid w:val="007632C6"/>
    <w:rsid w:val="0077008D"/>
    <w:rsid w:val="00772048"/>
    <w:rsid w:val="00780A2A"/>
    <w:rsid w:val="00781C7F"/>
    <w:rsid w:val="00795E5C"/>
    <w:rsid w:val="00797E2B"/>
    <w:rsid w:val="00797FA5"/>
    <w:rsid w:val="007A3E5E"/>
    <w:rsid w:val="007B0B95"/>
    <w:rsid w:val="007B3A67"/>
    <w:rsid w:val="007C1C9B"/>
    <w:rsid w:val="007C2EBF"/>
    <w:rsid w:val="007C42B8"/>
    <w:rsid w:val="007C4420"/>
    <w:rsid w:val="007C4FA1"/>
    <w:rsid w:val="007C5EF5"/>
    <w:rsid w:val="007C6766"/>
    <w:rsid w:val="007D05E2"/>
    <w:rsid w:val="007D178C"/>
    <w:rsid w:val="007D3766"/>
    <w:rsid w:val="007D4A39"/>
    <w:rsid w:val="007D55A1"/>
    <w:rsid w:val="007E094D"/>
    <w:rsid w:val="007E7645"/>
    <w:rsid w:val="007F09FD"/>
    <w:rsid w:val="007F0D93"/>
    <w:rsid w:val="007F0EA1"/>
    <w:rsid w:val="007F3F70"/>
    <w:rsid w:val="00800C1D"/>
    <w:rsid w:val="0080620C"/>
    <w:rsid w:val="0080739D"/>
    <w:rsid w:val="00807C5B"/>
    <w:rsid w:val="0081651A"/>
    <w:rsid w:val="00820A6B"/>
    <w:rsid w:val="00823317"/>
    <w:rsid w:val="0082409B"/>
    <w:rsid w:val="00825085"/>
    <w:rsid w:val="008300B8"/>
    <w:rsid w:val="008305EA"/>
    <w:rsid w:val="00833CD6"/>
    <w:rsid w:val="00835173"/>
    <w:rsid w:val="00835815"/>
    <w:rsid w:val="00837322"/>
    <w:rsid w:val="00841ADA"/>
    <w:rsid w:val="008422F1"/>
    <w:rsid w:val="00845959"/>
    <w:rsid w:val="00845DCE"/>
    <w:rsid w:val="008460A9"/>
    <w:rsid w:val="00850660"/>
    <w:rsid w:val="00853C50"/>
    <w:rsid w:val="008553CC"/>
    <w:rsid w:val="00860DD8"/>
    <w:rsid w:val="00861FB9"/>
    <w:rsid w:val="00863587"/>
    <w:rsid w:val="00865362"/>
    <w:rsid w:val="008675A5"/>
    <w:rsid w:val="008727EC"/>
    <w:rsid w:val="00872C32"/>
    <w:rsid w:val="00872CC1"/>
    <w:rsid w:val="00874805"/>
    <w:rsid w:val="00874E6E"/>
    <w:rsid w:val="0087569A"/>
    <w:rsid w:val="00880B7D"/>
    <w:rsid w:val="00884768"/>
    <w:rsid w:val="00885C58"/>
    <w:rsid w:val="00891AF4"/>
    <w:rsid w:val="00891CD2"/>
    <w:rsid w:val="00892875"/>
    <w:rsid w:val="00894BC7"/>
    <w:rsid w:val="00895E9F"/>
    <w:rsid w:val="00897FA2"/>
    <w:rsid w:val="008A11FE"/>
    <w:rsid w:val="008A1E7B"/>
    <w:rsid w:val="008A2863"/>
    <w:rsid w:val="008A318F"/>
    <w:rsid w:val="008A3FAF"/>
    <w:rsid w:val="008A4770"/>
    <w:rsid w:val="008A5E20"/>
    <w:rsid w:val="008A6198"/>
    <w:rsid w:val="008A6655"/>
    <w:rsid w:val="008C033E"/>
    <w:rsid w:val="008C5F92"/>
    <w:rsid w:val="008D002B"/>
    <w:rsid w:val="008D2484"/>
    <w:rsid w:val="008D734A"/>
    <w:rsid w:val="008E03E8"/>
    <w:rsid w:val="008E3ADE"/>
    <w:rsid w:val="008E71CB"/>
    <w:rsid w:val="008F1B7D"/>
    <w:rsid w:val="008F317D"/>
    <w:rsid w:val="008F359C"/>
    <w:rsid w:val="008F3B36"/>
    <w:rsid w:val="008F43ED"/>
    <w:rsid w:val="008F77D0"/>
    <w:rsid w:val="00901D2E"/>
    <w:rsid w:val="009071D9"/>
    <w:rsid w:val="00910ADA"/>
    <w:rsid w:val="00912EE7"/>
    <w:rsid w:val="0091314D"/>
    <w:rsid w:val="00914895"/>
    <w:rsid w:val="00915D9A"/>
    <w:rsid w:val="00920163"/>
    <w:rsid w:val="009259D7"/>
    <w:rsid w:val="009507FA"/>
    <w:rsid w:val="00951162"/>
    <w:rsid w:val="009512C8"/>
    <w:rsid w:val="009568A0"/>
    <w:rsid w:val="00956BC9"/>
    <w:rsid w:val="0096004D"/>
    <w:rsid w:val="00960F26"/>
    <w:rsid w:val="0096263E"/>
    <w:rsid w:val="00966157"/>
    <w:rsid w:val="009723FE"/>
    <w:rsid w:val="009755B6"/>
    <w:rsid w:val="00977500"/>
    <w:rsid w:val="00980174"/>
    <w:rsid w:val="00987BA7"/>
    <w:rsid w:val="009914E4"/>
    <w:rsid w:val="00992CD5"/>
    <w:rsid w:val="009A121C"/>
    <w:rsid w:val="009A5565"/>
    <w:rsid w:val="009A57B4"/>
    <w:rsid w:val="009A644E"/>
    <w:rsid w:val="009B06D7"/>
    <w:rsid w:val="009B1DFD"/>
    <w:rsid w:val="009B2C40"/>
    <w:rsid w:val="009B3487"/>
    <w:rsid w:val="009B7EFC"/>
    <w:rsid w:val="009C1973"/>
    <w:rsid w:val="009C23A2"/>
    <w:rsid w:val="009C25EF"/>
    <w:rsid w:val="009C69A7"/>
    <w:rsid w:val="009D05C5"/>
    <w:rsid w:val="009D22AF"/>
    <w:rsid w:val="009D668F"/>
    <w:rsid w:val="009D6C3B"/>
    <w:rsid w:val="009D7C90"/>
    <w:rsid w:val="009E6715"/>
    <w:rsid w:val="009F30AC"/>
    <w:rsid w:val="009F53AA"/>
    <w:rsid w:val="009F76B2"/>
    <w:rsid w:val="00A024EC"/>
    <w:rsid w:val="00A02C69"/>
    <w:rsid w:val="00A04845"/>
    <w:rsid w:val="00A0564F"/>
    <w:rsid w:val="00A05A66"/>
    <w:rsid w:val="00A10D4C"/>
    <w:rsid w:val="00A13D86"/>
    <w:rsid w:val="00A1458E"/>
    <w:rsid w:val="00A153B1"/>
    <w:rsid w:val="00A15ED7"/>
    <w:rsid w:val="00A1775B"/>
    <w:rsid w:val="00A23C4C"/>
    <w:rsid w:val="00A242BF"/>
    <w:rsid w:val="00A25B21"/>
    <w:rsid w:val="00A30301"/>
    <w:rsid w:val="00A3376C"/>
    <w:rsid w:val="00A368DB"/>
    <w:rsid w:val="00A37A1D"/>
    <w:rsid w:val="00A41A87"/>
    <w:rsid w:val="00A448FE"/>
    <w:rsid w:val="00A50535"/>
    <w:rsid w:val="00A5605C"/>
    <w:rsid w:val="00A56739"/>
    <w:rsid w:val="00A64A6D"/>
    <w:rsid w:val="00A64D79"/>
    <w:rsid w:val="00A65B3E"/>
    <w:rsid w:val="00A673CB"/>
    <w:rsid w:val="00A72FA2"/>
    <w:rsid w:val="00A73D5E"/>
    <w:rsid w:val="00A73ECE"/>
    <w:rsid w:val="00A75445"/>
    <w:rsid w:val="00A814BB"/>
    <w:rsid w:val="00A835DE"/>
    <w:rsid w:val="00A83CDE"/>
    <w:rsid w:val="00A84CB9"/>
    <w:rsid w:val="00A86207"/>
    <w:rsid w:val="00A909A5"/>
    <w:rsid w:val="00A90E91"/>
    <w:rsid w:val="00A90EDD"/>
    <w:rsid w:val="00A90F55"/>
    <w:rsid w:val="00A9183D"/>
    <w:rsid w:val="00A92077"/>
    <w:rsid w:val="00A92117"/>
    <w:rsid w:val="00A93E70"/>
    <w:rsid w:val="00A95160"/>
    <w:rsid w:val="00A977B2"/>
    <w:rsid w:val="00A97A1A"/>
    <w:rsid w:val="00AA1859"/>
    <w:rsid w:val="00AA5F2B"/>
    <w:rsid w:val="00AA772D"/>
    <w:rsid w:val="00AB5DDE"/>
    <w:rsid w:val="00AB61F4"/>
    <w:rsid w:val="00AC54E3"/>
    <w:rsid w:val="00AC6DD8"/>
    <w:rsid w:val="00AD1350"/>
    <w:rsid w:val="00AD1422"/>
    <w:rsid w:val="00AD1D47"/>
    <w:rsid w:val="00AD41A5"/>
    <w:rsid w:val="00AD5479"/>
    <w:rsid w:val="00AD644D"/>
    <w:rsid w:val="00AE0006"/>
    <w:rsid w:val="00AE05CD"/>
    <w:rsid w:val="00AE1859"/>
    <w:rsid w:val="00AE474D"/>
    <w:rsid w:val="00AF22FC"/>
    <w:rsid w:val="00AF2513"/>
    <w:rsid w:val="00AF2864"/>
    <w:rsid w:val="00AF2A6C"/>
    <w:rsid w:val="00AF4F3E"/>
    <w:rsid w:val="00AF5DDC"/>
    <w:rsid w:val="00B061C3"/>
    <w:rsid w:val="00B14234"/>
    <w:rsid w:val="00B1577E"/>
    <w:rsid w:val="00B16998"/>
    <w:rsid w:val="00B205E4"/>
    <w:rsid w:val="00B20DB9"/>
    <w:rsid w:val="00B21448"/>
    <w:rsid w:val="00B22732"/>
    <w:rsid w:val="00B236CD"/>
    <w:rsid w:val="00B241B5"/>
    <w:rsid w:val="00B245D0"/>
    <w:rsid w:val="00B255C9"/>
    <w:rsid w:val="00B2662B"/>
    <w:rsid w:val="00B271F2"/>
    <w:rsid w:val="00B3410A"/>
    <w:rsid w:val="00B41C6D"/>
    <w:rsid w:val="00B4246E"/>
    <w:rsid w:val="00B42779"/>
    <w:rsid w:val="00B429ED"/>
    <w:rsid w:val="00B44E1F"/>
    <w:rsid w:val="00B46962"/>
    <w:rsid w:val="00B53FEE"/>
    <w:rsid w:val="00B54341"/>
    <w:rsid w:val="00B56064"/>
    <w:rsid w:val="00B614B5"/>
    <w:rsid w:val="00B63FA5"/>
    <w:rsid w:val="00B73FEB"/>
    <w:rsid w:val="00B74EF0"/>
    <w:rsid w:val="00B805B5"/>
    <w:rsid w:val="00B81213"/>
    <w:rsid w:val="00B87546"/>
    <w:rsid w:val="00B94A46"/>
    <w:rsid w:val="00B95925"/>
    <w:rsid w:val="00BA2DF8"/>
    <w:rsid w:val="00BA420A"/>
    <w:rsid w:val="00BA50C2"/>
    <w:rsid w:val="00BA5767"/>
    <w:rsid w:val="00BA6A96"/>
    <w:rsid w:val="00BB44B3"/>
    <w:rsid w:val="00BC0532"/>
    <w:rsid w:val="00BC0BEF"/>
    <w:rsid w:val="00BC1203"/>
    <w:rsid w:val="00BC1A17"/>
    <w:rsid w:val="00BC1D23"/>
    <w:rsid w:val="00BC7A03"/>
    <w:rsid w:val="00BD0C1A"/>
    <w:rsid w:val="00BD1633"/>
    <w:rsid w:val="00BD194F"/>
    <w:rsid w:val="00BE3151"/>
    <w:rsid w:val="00BE426F"/>
    <w:rsid w:val="00BE773A"/>
    <w:rsid w:val="00BE79DF"/>
    <w:rsid w:val="00BF01E1"/>
    <w:rsid w:val="00BF18D9"/>
    <w:rsid w:val="00BF26A5"/>
    <w:rsid w:val="00C02ED2"/>
    <w:rsid w:val="00C037C9"/>
    <w:rsid w:val="00C03B41"/>
    <w:rsid w:val="00C1427B"/>
    <w:rsid w:val="00C1478B"/>
    <w:rsid w:val="00C20B73"/>
    <w:rsid w:val="00C25C9B"/>
    <w:rsid w:val="00C30E90"/>
    <w:rsid w:val="00C31B31"/>
    <w:rsid w:val="00C35150"/>
    <w:rsid w:val="00C35D9C"/>
    <w:rsid w:val="00C362E7"/>
    <w:rsid w:val="00C4088A"/>
    <w:rsid w:val="00C4305A"/>
    <w:rsid w:val="00C466FE"/>
    <w:rsid w:val="00C53736"/>
    <w:rsid w:val="00C61429"/>
    <w:rsid w:val="00C620AC"/>
    <w:rsid w:val="00C63D8C"/>
    <w:rsid w:val="00C64B03"/>
    <w:rsid w:val="00C65E5C"/>
    <w:rsid w:val="00C67888"/>
    <w:rsid w:val="00C67CC7"/>
    <w:rsid w:val="00C7135F"/>
    <w:rsid w:val="00C7252E"/>
    <w:rsid w:val="00C725FD"/>
    <w:rsid w:val="00C737B7"/>
    <w:rsid w:val="00C73B48"/>
    <w:rsid w:val="00C7601D"/>
    <w:rsid w:val="00C82A32"/>
    <w:rsid w:val="00C82C9E"/>
    <w:rsid w:val="00C83C4E"/>
    <w:rsid w:val="00C87F9F"/>
    <w:rsid w:val="00C92B6F"/>
    <w:rsid w:val="00C9538B"/>
    <w:rsid w:val="00C96D7B"/>
    <w:rsid w:val="00C96E4A"/>
    <w:rsid w:val="00CA14CC"/>
    <w:rsid w:val="00CA3ABF"/>
    <w:rsid w:val="00CA3BD8"/>
    <w:rsid w:val="00CA4555"/>
    <w:rsid w:val="00CA606A"/>
    <w:rsid w:val="00CA7604"/>
    <w:rsid w:val="00CB145D"/>
    <w:rsid w:val="00CB2666"/>
    <w:rsid w:val="00CB2DE3"/>
    <w:rsid w:val="00CB377D"/>
    <w:rsid w:val="00CB4C0E"/>
    <w:rsid w:val="00CB53DF"/>
    <w:rsid w:val="00CB6BBE"/>
    <w:rsid w:val="00CB7688"/>
    <w:rsid w:val="00CC0556"/>
    <w:rsid w:val="00CC0C87"/>
    <w:rsid w:val="00CC13E0"/>
    <w:rsid w:val="00CC36F3"/>
    <w:rsid w:val="00CC41D4"/>
    <w:rsid w:val="00CC46BD"/>
    <w:rsid w:val="00CC6C1C"/>
    <w:rsid w:val="00CC76E9"/>
    <w:rsid w:val="00CC7933"/>
    <w:rsid w:val="00CC7E06"/>
    <w:rsid w:val="00CD00DC"/>
    <w:rsid w:val="00CD2363"/>
    <w:rsid w:val="00CD3B1F"/>
    <w:rsid w:val="00CD4FE4"/>
    <w:rsid w:val="00CD7762"/>
    <w:rsid w:val="00CE37D4"/>
    <w:rsid w:val="00CF001C"/>
    <w:rsid w:val="00CF1AE3"/>
    <w:rsid w:val="00CF5C9E"/>
    <w:rsid w:val="00CF65C2"/>
    <w:rsid w:val="00D00475"/>
    <w:rsid w:val="00D005E6"/>
    <w:rsid w:val="00D032B6"/>
    <w:rsid w:val="00D131EE"/>
    <w:rsid w:val="00D15965"/>
    <w:rsid w:val="00D16E53"/>
    <w:rsid w:val="00D17060"/>
    <w:rsid w:val="00D17BBB"/>
    <w:rsid w:val="00D268F6"/>
    <w:rsid w:val="00D277F4"/>
    <w:rsid w:val="00D30E7C"/>
    <w:rsid w:val="00D34057"/>
    <w:rsid w:val="00D34FDB"/>
    <w:rsid w:val="00D3640B"/>
    <w:rsid w:val="00D41E4D"/>
    <w:rsid w:val="00D506AE"/>
    <w:rsid w:val="00D51AE6"/>
    <w:rsid w:val="00D5241D"/>
    <w:rsid w:val="00D536D7"/>
    <w:rsid w:val="00D550CD"/>
    <w:rsid w:val="00D5557B"/>
    <w:rsid w:val="00D65F28"/>
    <w:rsid w:val="00D70119"/>
    <w:rsid w:val="00D71204"/>
    <w:rsid w:val="00D72B98"/>
    <w:rsid w:val="00D72FF0"/>
    <w:rsid w:val="00D76B67"/>
    <w:rsid w:val="00D82474"/>
    <w:rsid w:val="00D82786"/>
    <w:rsid w:val="00D836E4"/>
    <w:rsid w:val="00D84BF7"/>
    <w:rsid w:val="00D84EF1"/>
    <w:rsid w:val="00D86E71"/>
    <w:rsid w:val="00D871A4"/>
    <w:rsid w:val="00D87C64"/>
    <w:rsid w:val="00D90E32"/>
    <w:rsid w:val="00D91E87"/>
    <w:rsid w:val="00D97263"/>
    <w:rsid w:val="00D974EF"/>
    <w:rsid w:val="00DA27FE"/>
    <w:rsid w:val="00DA4089"/>
    <w:rsid w:val="00DA62FE"/>
    <w:rsid w:val="00DA6369"/>
    <w:rsid w:val="00DB10FA"/>
    <w:rsid w:val="00DB204C"/>
    <w:rsid w:val="00DB3DF6"/>
    <w:rsid w:val="00DB3E5B"/>
    <w:rsid w:val="00DB53E3"/>
    <w:rsid w:val="00DC36DB"/>
    <w:rsid w:val="00DD08F7"/>
    <w:rsid w:val="00DD1977"/>
    <w:rsid w:val="00DD1DBD"/>
    <w:rsid w:val="00DD750E"/>
    <w:rsid w:val="00DE2A47"/>
    <w:rsid w:val="00DE30CC"/>
    <w:rsid w:val="00DE3B94"/>
    <w:rsid w:val="00DE3D21"/>
    <w:rsid w:val="00DE4536"/>
    <w:rsid w:val="00DE6110"/>
    <w:rsid w:val="00DE74C3"/>
    <w:rsid w:val="00DF0726"/>
    <w:rsid w:val="00DF476A"/>
    <w:rsid w:val="00DF556C"/>
    <w:rsid w:val="00DF62DA"/>
    <w:rsid w:val="00E007A8"/>
    <w:rsid w:val="00E03360"/>
    <w:rsid w:val="00E04427"/>
    <w:rsid w:val="00E04FBF"/>
    <w:rsid w:val="00E05B3C"/>
    <w:rsid w:val="00E06E7A"/>
    <w:rsid w:val="00E1017B"/>
    <w:rsid w:val="00E27AF9"/>
    <w:rsid w:val="00E31EDF"/>
    <w:rsid w:val="00E33413"/>
    <w:rsid w:val="00E3475C"/>
    <w:rsid w:val="00E35BE7"/>
    <w:rsid w:val="00E37491"/>
    <w:rsid w:val="00E37B8E"/>
    <w:rsid w:val="00E37E09"/>
    <w:rsid w:val="00E42278"/>
    <w:rsid w:val="00E5108A"/>
    <w:rsid w:val="00E53356"/>
    <w:rsid w:val="00E535CD"/>
    <w:rsid w:val="00E6101C"/>
    <w:rsid w:val="00E64E4C"/>
    <w:rsid w:val="00E6658F"/>
    <w:rsid w:val="00E70921"/>
    <w:rsid w:val="00E7156E"/>
    <w:rsid w:val="00E74B8A"/>
    <w:rsid w:val="00E80928"/>
    <w:rsid w:val="00E8260E"/>
    <w:rsid w:val="00E82853"/>
    <w:rsid w:val="00E84090"/>
    <w:rsid w:val="00E848CD"/>
    <w:rsid w:val="00E84CC3"/>
    <w:rsid w:val="00E90AC6"/>
    <w:rsid w:val="00E92D7F"/>
    <w:rsid w:val="00E938DF"/>
    <w:rsid w:val="00EA04F7"/>
    <w:rsid w:val="00EA188B"/>
    <w:rsid w:val="00EA66AF"/>
    <w:rsid w:val="00EB1AE0"/>
    <w:rsid w:val="00EB589A"/>
    <w:rsid w:val="00EC0493"/>
    <w:rsid w:val="00EC0AFB"/>
    <w:rsid w:val="00EC4AD1"/>
    <w:rsid w:val="00EC5D9E"/>
    <w:rsid w:val="00EC6DBF"/>
    <w:rsid w:val="00EC73F7"/>
    <w:rsid w:val="00ED0D07"/>
    <w:rsid w:val="00ED7E3D"/>
    <w:rsid w:val="00EE08A3"/>
    <w:rsid w:val="00EE0C75"/>
    <w:rsid w:val="00EE1806"/>
    <w:rsid w:val="00EE248A"/>
    <w:rsid w:val="00EE4F59"/>
    <w:rsid w:val="00EF1504"/>
    <w:rsid w:val="00EF1CEE"/>
    <w:rsid w:val="00EF2A2D"/>
    <w:rsid w:val="00EF3389"/>
    <w:rsid w:val="00EF34CD"/>
    <w:rsid w:val="00EF4CB0"/>
    <w:rsid w:val="00F02155"/>
    <w:rsid w:val="00F03077"/>
    <w:rsid w:val="00F04090"/>
    <w:rsid w:val="00F046C2"/>
    <w:rsid w:val="00F05772"/>
    <w:rsid w:val="00F06188"/>
    <w:rsid w:val="00F07C49"/>
    <w:rsid w:val="00F10B53"/>
    <w:rsid w:val="00F12FCE"/>
    <w:rsid w:val="00F141EF"/>
    <w:rsid w:val="00F209F2"/>
    <w:rsid w:val="00F2169C"/>
    <w:rsid w:val="00F24D75"/>
    <w:rsid w:val="00F24FAE"/>
    <w:rsid w:val="00F26725"/>
    <w:rsid w:val="00F26B85"/>
    <w:rsid w:val="00F278F0"/>
    <w:rsid w:val="00F30E43"/>
    <w:rsid w:val="00F3203B"/>
    <w:rsid w:val="00F33EE6"/>
    <w:rsid w:val="00F356E9"/>
    <w:rsid w:val="00F36981"/>
    <w:rsid w:val="00F36FB8"/>
    <w:rsid w:val="00F43CCB"/>
    <w:rsid w:val="00F4676A"/>
    <w:rsid w:val="00F47B67"/>
    <w:rsid w:val="00F525A8"/>
    <w:rsid w:val="00F52DE9"/>
    <w:rsid w:val="00F53C5E"/>
    <w:rsid w:val="00F559B8"/>
    <w:rsid w:val="00F57ED7"/>
    <w:rsid w:val="00F62046"/>
    <w:rsid w:val="00F6383D"/>
    <w:rsid w:val="00F65A76"/>
    <w:rsid w:val="00F66227"/>
    <w:rsid w:val="00F70A2B"/>
    <w:rsid w:val="00F70F5F"/>
    <w:rsid w:val="00F7101F"/>
    <w:rsid w:val="00F806B9"/>
    <w:rsid w:val="00F809CC"/>
    <w:rsid w:val="00F845FF"/>
    <w:rsid w:val="00F850AA"/>
    <w:rsid w:val="00F85D69"/>
    <w:rsid w:val="00F903E1"/>
    <w:rsid w:val="00F91948"/>
    <w:rsid w:val="00F93945"/>
    <w:rsid w:val="00F94D60"/>
    <w:rsid w:val="00F94EBE"/>
    <w:rsid w:val="00F96F26"/>
    <w:rsid w:val="00FA02BB"/>
    <w:rsid w:val="00FA46D3"/>
    <w:rsid w:val="00FA5516"/>
    <w:rsid w:val="00FA5BA7"/>
    <w:rsid w:val="00FB1625"/>
    <w:rsid w:val="00FB1698"/>
    <w:rsid w:val="00FB30B3"/>
    <w:rsid w:val="00FB5CA9"/>
    <w:rsid w:val="00FB74B2"/>
    <w:rsid w:val="00FB75BE"/>
    <w:rsid w:val="00FC5E93"/>
    <w:rsid w:val="00FC6692"/>
    <w:rsid w:val="00FC79F4"/>
    <w:rsid w:val="00FD119B"/>
    <w:rsid w:val="00FE18D1"/>
    <w:rsid w:val="00FE4266"/>
    <w:rsid w:val="00FE48C3"/>
    <w:rsid w:val="00FE5026"/>
    <w:rsid w:val="00FE51AA"/>
    <w:rsid w:val="00FE7705"/>
    <w:rsid w:val="00FF18A8"/>
    <w:rsid w:val="00FF3654"/>
    <w:rsid w:val="00FF42F2"/>
    <w:rsid w:val="00FF4C60"/>
    <w:rsid w:val="00FF51F8"/>
    <w:rsid w:val="00FF5DB2"/>
    <w:rsid w:val="00FF60A1"/>
    <w:rsid w:val="010F96F2"/>
    <w:rsid w:val="012AC225"/>
    <w:rsid w:val="014A4376"/>
    <w:rsid w:val="0154964C"/>
    <w:rsid w:val="016991F6"/>
    <w:rsid w:val="01B245C9"/>
    <w:rsid w:val="01DEEB16"/>
    <w:rsid w:val="02130125"/>
    <w:rsid w:val="02533770"/>
    <w:rsid w:val="02648185"/>
    <w:rsid w:val="02A3354A"/>
    <w:rsid w:val="02DD0A20"/>
    <w:rsid w:val="03136A6B"/>
    <w:rsid w:val="035117DC"/>
    <w:rsid w:val="038FB4DC"/>
    <w:rsid w:val="03C1EF92"/>
    <w:rsid w:val="03C368D0"/>
    <w:rsid w:val="04931F0F"/>
    <w:rsid w:val="04BE09EB"/>
    <w:rsid w:val="04CD4EC7"/>
    <w:rsid w:val="04D0DAC7"/>
    <w:rsid w:val="04E98E75"/>
    <w:rsid w:val="055DA9C5"/>
    <w:rsid w:val="058AD832"/>
    <w:rsid w:val="066CF5F3"/>
    <w:rsid w:val="06903549"/>
    <w:rsid w:val="07B19F97"/>
    <w:rsid w:val="07D6A387"/>
    <w:rsid w:val="086D0F23"/>
    <w:rsid w:val="089FB3ED"/>
    <w:rsid w:val="08E57DA0"/>
    <w:rsid w:val="091B1C20"/>
    <w:rsid w:val="0920387D"/>
    <w:rsid w:val="094062F4"/>
    <w:rsid w:val="0982F3B4"/>
    <w:rsid w:val="09B34F53"/>
    <w:rsid w:val="0A21826B"/>
    <w:rsid w:val="0AA2A083"/>
    <w:rsid w:val="0AA3DADE"/>
    <w:rsid w:val="0ABC6D85"/>
    <w:rsid w:val="0B1E014C"/>
    <w:rsid w:val="0B9FFC6F"/>
    <w:rsid w:val="0BDA4FAF"/>
    <w:rsid w:val="0C0C23BA"/>
    <w:rsid w:val="0C661EBE"/>
    <w:rsid w:val="0C97F409"/>
    <w:rsid w:val="0CB8551B"/>
    <w:rsid w:val="0CB8C4AF"/>
    <w:rsid w:val="0CC87C66"/>
    <w:rsid w:val="0D7B46B7"/>
    <w:rsid w:val="0D81825E"/>
    <w:rsid w:val="0DA729C9"/>
    <w:rsid w:val="0E1344B3"/>
    <w:rsid w:val="0E189498"/>
    <w:rsid w:val="0E75775A"/>
    <w:rsid w:val="0E84EC91"/>
    <w:rsid w:val="0E9FE37C"/>
    <w:rsid w:val="0EB5DEFD"/>
    <w:rsid w:val="0F289410"/>
    <w:rsid w:val="0F3DCA92"/>
    <w:rsid w:val="1051FD4B"/>
    <w:rsid w:val="10797DAA"/>
    <w:rsid w:val="109505E5"/>
    <w:rsid w:val="10B0229A"/>
    <w:rsid w:val="10D0B7E6"/>
    <w:rsid w:val="11050A7B"/>
    <w:rsid w:val="1186934B"/>
    <w:rsid w:val="11FFD42C"/>
    <w:rsid w:val="120DD100"/>
    <w:rsid w:val="12181044"/>
    <w:rsid w:val="12289F9A"/>
    <w:rsid w:val="12357230"/>
    <w:rsid w:val="12E60383"/>
    <w:rsid w:val="12EE7D4D"/>
    <w:rsid w:val="1301D8C0"/>
    <w:rsid w:val="1331547F"/>
    <w:rsid w:val="1338DC63"/>
    <w:rsid w:val="134AD905"/>
    <w:rsid w:val="13634BA2"/>
    <w:rsid w:val="13889C68"/>
    <w:rsid w:val="138B4F83"/>
    <w:rsid w:val="1461EF05"/>
    <w:rsid w:val="14FAB818"/>
    <w:rsid w:val="150B2B63"/>
    <w:rsid w:val="1529232C"/>
    <w:rsid w:val="157238C2"/>
    <w:rsid w:val="15783B20"/>
    <w:rsid w:val="15F7371D"/>
    <w:rsid w:val="1609691F"/>
    <w:rsid w:val="164F31F6"/>
    <w:rsid w:val="16603DC2"/>
    <w:rsid w:val="16E1E25E"/>
    <w:rsid w:val="1746525E"/>
    <w:rsid w:val="174A5E44"/>
    <w:rsid w:val="1835DA83"/>
    <w:rsid w:val="18A25DF7"/>
    <w:rsid w:val="18CFD117"/>
    <w:rsid w:val="18DCB68D"/>
    <w:rsid w:val="1A8FBCE4"/>
    <w:rsid w:val="1B1094F4"/>
    <w:rsid w:val="1B68E160"/>
    <w:rsid w:val="1B8B56EC"/>
    <w:rsid w:val="1B964D56"/>
    <w:rsid w:val="1BA0472C"/>
    <w:rsid w:val="1C22022D"/>
    <w:rsid w:val="1CE02720"/>
    <w:rsid w:val="1CE8A84E"/>
    <w:rsid w:val="1CEAD816"/>
    <w:rsid w:val="1D8844C3"/>
    <w:rsid w:val="1D8A05B7"/>
    <w:rsid w:val="1DDF6507"/>
    <w:rsid w:val="1E36917D"/>
    <w:rsid w:val="1E6D316F"/>
    <w:rsid w:val="1EEE2067"/>
    <w:rsid w:val="1F2BA661"/>
    <w:rsid w:val="1FBED192"/>
    <w:rsid w:val="204F2198"/>
    <w:rsid w:val="20FBAFD4"/>
    <w:rsid w:val="215C9DD8"/>
    <w:rsid w:val="216F9A9E"/>
    <w:rsid w:val="21BE4939"/>
    <w:rsid w:val="220223B3"/>
    <w:rsid w:val="22265D6B"/>
    <w:rsid w:val="225BA063"/>
    <w:rsid w:val="230647F6"/>
    <w:rsid w:val="2326C808"/>
    <w:rsid w:val="233A367D"/>
    <w:rsid w:val="238B4048"/>
    <w:rsid w:val="23B9EEC5"/>
    <w:rsid w:val="23CD10E0"/>
    <w:rsid w:val="23E5B342"/>
    <w:rsid w:val="23EFB888"/>
    <w:rsid w:val="2426D936"/>
    <w:rsid w:val="2450BC62"/>
    <w:rsid w:val="2474F1FB"/>
    <w:rsid w:val="24C68F49"/>
    <w:rsid w:val="24F5E9FB"/>
    <w:rsid w:val="24FCBEB6"/>
    <w:rsid w:val="255A6B8E"/>
    <w:rsid w:val="257DD283"/>
    <w:rsid w:val="25C41012"/>
    <w:rsid w:val="261AA720"/>
    <w:rsid w:val="265CA8E9"/>
    <w:rsid w:val="26624607"/>
    <w:rsid w:val="2668815F"/>
    <w:rsid w:val="26BD833B"/>
    <w:rsid w:val="26D02B65"/>
    <w:rsid w:val="278C01DF"/>
    <w:rsid w:val="27B7F5EF"/>
    <w:rsid w:val="282A2C05"/>
    <w:rsid w:val="2873A9D6"/>
    <w:rsid w:val="28E49EC1"/>
    <w:rsid w:val="29337B71"/>
    <w:rsid w:val="29429A4D"/>
    <w:rsid w:val="295B06FA"/>
    <w:rsid w:val="296842BC"/>
    <w:rsid w:val="29969F42"/>
    <w:rsid w:val="29BF0BFA"/>
    <w:rsid w:val="2A30FB29"/>
    <w:rsid w:val="2B0444F3"/>
    <w:rsid w:val="2C748644"/>
    <w:rsid w:val="2CBFF692"/>
    <w:rsid w:val="2CCF5446"/>
    <w:rsid w:val="2DDE554B"/>
    <w:rsid w:val="2E0E838C"/>
    <w:rsid w:val="2E3542CF"/>
    <w:rsid w:val="2E61297D"/>
    <w:rsid w:val="2E92DBB6"/>
    <w:rsid w:val="2EA09F9B"/>
    <w:rsid w:val="2EBD7900"/>
    <w:rsid w:val="2F05DAB2"/>
    <w:rsid w:val="2F077083"/>
    <w:rsid w:val="2F0B2243"/>
    <w:rsid w:val="2F276688"/>
    <w:rsid w:val="2F9503C6"/>
    <w:rsid w:val="2FA66276"/>
    <w:rsid w:val="2FC5DEDC"/>
    <w:rsid w:val="2FD11330"/>
    <w:rsid w:val="302A2936"/>
    <w:rsid w:val="305A8BC1"/>
    <w:rsid w:val="30CB812C"/>
    <w:rsid w:val="30D39865"/>
    <w:rsid w:val="30FAD4C0"/>
    <w:rsid w:val="31CC7380"/>
    <w:rsid w:val="31D70298"/>
    <w:rsid w:val="322688E9"/>
    <w:rsid w:val="3267518D"/>
    <w:rsid w:val="329F0382"/>
    <w:rsid w:val="32D215BA"/>
    <w:rsid w:val="32EB26DD"/>
    <w:rsid w:val="32FCED11"/>
    <w:rsid w:val="3308B3F2"/>
    <w:rsid w:val="3381E554"/>
    <w:rsid w:val="33C5AAC0"/>
    <w:rsid w:val="33DDD6FE"/>
    <w:rsid w:val="340321EE"/>
    <w:rsid w:val="3404A70E"/>
    <w:rsid w:val="3431447B"/>
    <w:rsid w:val="34454E33"/>
    <w:rsid w:val="34A48453"/>
    <w:rsid w:val="34D6C3F5"/>
    <w:rsid w:val="34D6F9EB"/>
    <w:rsid w:val="34E14131"/>
    <w:rsid w:val="3513FB4B"/>
    <w:rsid w:val="35639730"/>
    <w:rsid w:val="35A1E4ED"/>
    <w:rsid w:val="35F97CA8"/>
    <w:rsid w:val="3620EBEE"/>
    <w:rsid w:val="362834E8"/>
    <w:rsid w:val="36CD9BD8"/>
    <w:rsid w:val="36D78A4B"/>
    <w:rsid w:val="371D490D"/>
    <w:rsid w:val="373AC2B0"/>
    <w:rsid w:val="37795888"/>
    <w:rsid w:val="378A31EE"/>
    <w:rsid w:val="37A1AAF6"/>
    <w:rsid w:val="37AB9500"/>
    <w:rsid w:val="37DAA89F"/>
    <w:rsid w:val="380A2733"/>
    <w:rsid w:val="3825F97D"/>
    <w:rsid w:val="384B9C0D"/>
    <w:rsid w:val="384C9D10"/>
    <w:rsid w:val="38726D1F"/>
    <w:rsid w:val="3873F0DA"/>
    <w:rsid w:val="393F3C7D"/>
    <w:rsid w:val="39593D03"/>
    <w:rsid w:val="399BC109"/>
    <w:rsid w:val="39A2AD34"/>
    <w:rsid w:val="39BD9C56"/>
    <w:rsid w:val="3A040D1C"/>
    <w:rsid w:val="3A7DB5D0"/>
    <w:rsid w:val="3A7FEB5A"/>
    <w:rsid w:val="3A805D92"/>
    <w:rsid w:val="3AA0CD57"/>
    <w:rsid w:val="3AF21E2C"/>
    <w:rsid w:val="3B180BD8"/>
    <w:rsid w:val="3B56DBA9"/>
    <w:rsid w:val="3B5D22C1"/>
    <w:rsid w:val="3C1B760B"/>
    <w:rsid w:val="3C2D485A"/>
    <w:rsid w:val="3C42547D"/>
    <w:rsid w:val="3CBA0403"/>
    <w:rsid w:val="3CBB9804"/>
    <w:rsid w:val="3D1F0D30"/>
    <w:rsid w:val="3DA82CB6"/>
    <w:rsid w:val="3DC084EA"/>
    <w:rsid w:val="3E6841F8"/>
    <w:rsid w:val="3E839D7F"/>
    <w:rsid w:val="3EDA581C"/>
    <w:rsid w:val="3EE5AB44"/>
    <w:rsid w:val="3F6B2B13"/>
    <w:rsid w:val="3F914F26"/>
    <w:rsid w:val="3FBE2ADC"/>
    <w:rsid w:val="3FCD97E5"/>
    <w:rsid w:val="3FCFB7FC"/>
    <w:rsid w:val="3FF7F4D3"/>
    <w:rsid w:val="409C0E6C"/>
    <w:rsid w:val="40B7399F"/>
    <w:rsid w:val="40F2D02E"/>
    <w:rsid w:val="413AD071"/>
    <w:rsid w:val="41A93D3B"/>
    <w:rsid w:val="420C412C"/>
    <w:rsid w:val="420EB70E"/>
    <w:rsid w:val="42116D10"/>
    <w:rsid w:val="42AB39AE"/>
    <w:rsid w:val="42DF46AA"/>
    <w:rsid w:val="42ECABE7"/>
    <w:rsid w:val="43AC8362"/>
    <w:rsid w:val="43F1C1D9"/>
    <w:rsid w:val="442F9213"/>
    <w:rsid w:val="447A335F"/>
    <w:rsid w:val="44A1AD8B"/>
    <w:rsid w:val="44CFC8C7"/>
    <w:rsid w:val="44E8E4F3"/>
    <w:rsid w:val="44ECD151"/>
    <w:rsid w:val="45568841"/>
    <w:rsid w:val="458B9DD2"/>
    <w:rsid w:val="459542B3"/>
    <w:rsid w:val="45B02060"/>
    <w:rsid w:val="45B0B601"/>
    <w:rsid w:val="45B21C3E"/>
    <w:rsid w:val="46205599"/>
    <w:rsid w:val="46868D11"/>
    <w:rsid w:val="469BD639"/>
    <w:rsid w:val="46DD564F"/>
    <w:rsid w:val="4736DAD0"/>
    <w:rsid w:val="478D2695"/>
    <w:rsid w:val="4791E5A0"/>
    <w:rsid w:val="47DB082C"/>
    <w:rsid w:val="48637630"/>
    <w:rsid w:val="4906AAFB"/>
    <w:rsid w:val="4928F802"/>
    <w:rsid w:val="498ABC8B"/>
    <w:rsid w:val="49BA9766"/>
    <w:rsid w:val="49C829F1"/>
    <w:rsid w:val="49D41BE4"/>
    <w:rsid w:val="49F543EA"/>
    <w:rsid w:val="4A68B3D6"/>
    <w:rsid w:val="4A7C099F"/>
    <w:rsid w:val="4C3AB550"/>
    <w:rsid w:val="4CABBC7A"/>
    <w:rsid w:val="4CACA9C1"/>
    <w:rsid w:val="4CAEEF15"/>
    <w:rsid w:val="4D714423"/>
    <w:rsid w:val="4D981A87"/>
    <w:rsid w:val="4DC3F13C"/>
    <w:rsid w:val="4E2FB767"/>
    <w:rsid w:val="4E31F233"/>
    <w:rsid w:val="4E688D01"/>
    <w:rsid w:val="4E8B8CB1"/>
    <w:rsid w:val="4EC8E521"/>
    <w:rsid w:val="4ECF82B4"/>
    <w:rsid w:val="4F101D3E"/>
    <w:rsid w:val="4F37B79A"/>
    <w:rsid w:val="4F8E5007"/>
    <w:rsid w:val="4FA6E3A5"/>
    <w:rsid w:val="4FE68FD7"/>
    <w:rsid w:val="5073715F"/>
    <w:rsid w:val="508BB4CF"/>
    <w:rsid w:val="50FBCAFB"/>
    <w:rsid w:val="518F7463"/>
    <w:rsid w:val="51A19365"/>
    <w:rsid w:val="51B1001D"/>
    <w:rsid w:val="51EFBE36"/>
    <w:rsid w:val="5207E712"/>
    <w:rsid w:val="5224DA65"/>
    <w:rsid w:val="522533F5"/>
    <w:rsid w:val="52370644"/>
    <w:rsid w:val="5281D392"/>
    <w:rsid w:val="5290CE77"/>
    <w:rsid w:val="52AF9FEE"/>
    <w:rsid w:val="52DC4217"/>
    <w:rsid w:val="52E2B902"/>
    <w:rsid w:val="53077B1F"/>
    <w:rsid w:val="530A4ACC"/>
    <w:rsid w:val="535AEEFA"/>
    <w:rsid w:val="53DF43CD"/>
    <w:rsid w:val="53E48595"/>
    <w:rsid w:val="547F0D14"/>
    <w:rsid w:val="54906ABF"/>
    <w:rsid w:val="54C2DB82"/>
    <w:rsid w:val="55530B54"/>
    <w:rsid w:val="555C3D3F"/>
    <w:rsid w:val="55E003FF"/>
    <w:rsid w:val="561F780F"/>
    <w:rsid w:val="564F0318"/>
    <w:rsid w:val="5667227B"/>
    <w:rsid w:val="567F28C3"/>
    <w:rsid w:val="5689AA78"/>
    <w:rsid w:val="5700351F"/>
    <w:rsid w:val="570F03E2"/>
    <w:rsid w:val="574262C2"/>
    <w:rsid w:val="579E13EB"/>
    <w:rsid w:val="579FA16D"/>
    <w:rsid w:val="57A93689"/>
    <w:rsid w:val="580CA658"/>
    <w:rsid w:val="5855D77E"/>
    <w:rsid w:val="58CC8347"/>
    <w:rsid w:val="58EABD27"/>
    <w:rsid w:val="590875F4"/>
    <w:rsid w:val="594AA48B"/>
    <w:rsid w:val="5959A6FB"/>
    <w:rsid w:val="5994BF21"/>
    <w:rsid w:val="59F215E5"/>
    <w:rsid w:val="59F9BA2C"/>
    <w:rsid w:val="5A96D0C5"/>
    <w:rsid w:val="5ACB6E8F"/>
    <w:rsid w:val="5ACBE776"/>
    <w:rsid w:val="5AE71889"/>
    <w:rsid w:val="5AE979C7"/>
    <w:rsid w:val="5AFC801E"/>
    <w:rsid w:val="5B256993"/>
    <w:rsid w:val="5B332EA0"/>
    <w:rsid w:val="5B46D449"/>
    <w:rsid w:val="5B57A30E"/>
    <w:rsid w:val="5B6095EF"/>
    <w:rsid w:val="5C6BAFC2"/>
    <w:rsid w:val="5CABEA82"/>
    <w:rsid w:val="5CE71439"/>
    <w:rsid w:val="5DA5877D"/>
    <w:rsid w:val="5DA9BD85"/>
    <w:rsid w:val="5E97FDDC"/>
    <w:rsid w:val="5EEB6D6F"/>
    <w:rsid w:val="5F05E20C"/>
    <w:rsid w:val="5FA09505"/>
    <w:rsid w:val="5FC2B2A5"/>
    <w:rsid w:val="5FE773CE"/>
    <w:rsid w:val="5FF152D2"/>
    <w:rsid w:val="602E4994"/>
    <w:rsid w:val="607D79D6"/>
    <w:rsid w:val="609C6BA5"/>
    <w:rsid w:val="60ADA466"/>
    <w:rsid w:val="60B4F00E"/>
    <w:rsid w:val="60EC64CA"/>
    <w:rsid w:val="60EC7E6D"/>
    <w:rsid w:val="61054CF4"/>
    <w:rsid w:val="61275155"/>
    <w:rsid w:val="61551381"/>
    <w:rsid w:val="615E8306"/>
    <w:rsid w:val="61C2A4D0"/>
    <w:rsid w:val="62298A4F"/>
    <w:rsid w:val="623C7EC5"/>
    <w:rsid w:val="6256CAA2"/>
    <w:rsid w:val="62A0E7B8"/>
    <w:rsid w:val="62A3DCAF"/>
    <w:rsid w:val="631ADFEB"/>
    <w:rsid w:val="632241AA"/>
    <w:rsid w:val="63285C1C"/>
    <w:rsid w:val="632DE5E3"/>
    <w:rsid w:val="63686321"/>
    <w:rsid w:val="638FC175"/>
    <w:rsid w:val="63E9A656"/>
    <w:rsid w:val="64094FA6"/>
    <w:rsid w:val="6410F807"/>
    <w:rsid w:val="641B1D1E"/>
    <w:rsid w:val="646D3152"/>
    <w:rsid w:val="648D1666"/>
    <w:rsid w:val="649623C8"/>
    <w:rsid w:val="64BD0940"/>
    <w:rsid w:val="64CB7DF7"/>
    <w:rsid w:val="64DFBC57"/>
    <w:rsid w:val="652B91D6"/>
    <w:rsid w:val="654DECFE"/>
    <w:rsid w:val="65638317"/>
    <w:rsid w:val="6645B2CE"/>
    <w:rsid w:val="665A7823"/>
    <w:rsid w:val="670A15D1"/>
    <w:rsid w:val="67244EF9"/>
    <w:rsid w:val="6785BAB4"/>
    <w:rsid w:val="67AAB408"/>
    <w:rsid w:val="67D7CA06"/>
    <w:rsid w:val="67F82290"/>
    <w:rsid w:val="6810DA71"/>
    <w:rsid w:val="681442B4"/>
    <w:rsid w:val="68EFBD58"/>
    <w:rsid w:val="6930DE28"/>
    <w:rsid w:val="695D418D"/>
    <w:rsid w:val="6A3C41FB"/>
    <w:rsid w:val="6A7E6138"/>
    <w:rsid w:val="6A89675A"/>
    <w:rsid w:val="6B05D907"/>
    <w:rsid w:val="6B24F2F4"/>
    <w:rsid w:val="6B5FD40B"/>
    <w:rsid w:val="6B8F509B"/>
    <w:rsid w:val="6C12D28E"/>
    <w:rsid w:val="6C70D7A9"/>
    <w:rsid w:val="6CAEEB31"/>
    <w:rsid w:val="6CAF8A40"/>
    <w:rsid w:val="6CD4FFDE"/>
    <w:rsid w:val="6D06D746"/>
    <w:rsid w:val="6D075A7D"/>
    <w:rsid w:val="6DAB74B2"/>
    <w:rsid w:val="6DC070A4"/>
    <w:rsid w:val="6E6CA293"/>
    <w:rsid w:val="6EB65EA6"/>
    <w:rsid w:val="6F1E1EEF"/>
    <w:rsid w:val="6F8CCB57"/>
    <w:rsid w:val="6FB67730"/>
    <w:rsid w:val="70491B2C"/>
    <w:rsid w:val="7058A5C3"/>
    <w:rsid w:val="706669CE"/>
    <w:rsid w:val="707832A7"/>
    <w:rsid w:val="70BD330C"/>
    <w:rsid w:val="70E849E6"/>
    <w:rsid w:val="71214B1E"/>
    <w:rsid w:val="71367C90"/>
    <w:rsid w:val="71DDE7D3"/>
    <w:rsid w:val="7262AC14"/>
    <w:rsid w:val="728225DF"/>
    <w:rsid w:val="72A8179A"/>
    <w:rsid w:val="730ED8C1"/>
    <w:rsid w:val="73489131"/>
    <w:rsid w:val="737D508B"/>
    <w:rsid w:val="7396D655"/>
    <w:rsid w:val="73AF4567"/>
    <w:rsid w:val="73FAD17A"/>
    <w:rsid w:val="743DDB01"/>
    <w:rsid w:val="7492DC55"/>
    <w:rsid w:val="74C2CB36"/>
    <w:rsid w:val="758C1B40"/>
    <w:rsid w:val="7595DABF"/>
    <w:rsid w:val="75A6E222"/>
    <w:rsid w:val="761D9102"/>
    <w:rsid w:val="76B35D14"/>
    <w:rsid w:val="76B9512F"/>
    <w:rsid w:val="76CE5544"/>
    <w:rsid w:val="76F74AAF"/>
    <w:rsid w:val="76F9B79E"/>
    <w:rsid w:val="77424195"/>
    <w:rsid w:val="7777C473"/>
    <w:rsid w:val="78246568"/>
    <w:rsid w:val="784E3124"/>
    <w:rsid w:val="7863BBDE"/>
    <w:rsid w:val="79213C26"/>
    <w:rsid w:val="792643E0"/>
    <w:rsid w:val="792C2098"/>
    <w:rsid w:val="799DC116"/>
    <w:rsid w:val="79B4CA22"/>
    <w:rsid w:val="79F08D4A"/>
    <w:rsid w:val="7A2F78CC"/>
    <w:rsid w:val="7A8D2980"/>
    <w:rsid w:val="7AD00498"/>
    <w:rsid w:val="7B2ABD10"/>
    <w:rsid w:val="7B73FCB0"/>
    <w:rsid w:val="7BA6E121"/>
    <w:rsid w:val="7BE2D41C"/>
    <w:rsid w:val="7BF9E5BC"/>
    <w:rsid w:val="7C105CF8"/>
    <w:rsid w:val="7C28F9E1"/>
    <w:rsid w:val="7C43ADB2"/>
    <w:rsid w:val="7C8CB4A7"/>
    <w:rsid w:val="7C9DA8B6"/>
    <w:rsid w:val="7D29BE30"/>
    <w:rsid w:val="7D2C4622"/>
    <w:rsid w:val="7D2F1E78"/>
    <w:rsid w:val="7D91439D"/>
    <w:rsid w:val="7DED5EEB"/>
    <w:rsid w:val="7E1D8496"/>
    <w:rsid w:val="7E2655F0"/>
    <w:rsid w:val="7E777F9A"/>
    <w:rsid w:val="7E7AA506"/>
    <w:rsid w:val="7EBC7689"/>
    <w:rsid w:val="7EEDF846"/>
    <w:rsid w:val="7F1B8B5D"/>
    <w:rsid w:val="7F504321"/>
    <w:rsid w:val="7F8E8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CE6B7E"/>
  <w15:docId w15:val="{742E9660-5FAA-484A-A600-2FB8605346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980174"/>
  </w:style>
  <w:style w:type="paragraph" w:styleId="Heading1">
    <w:name w:val="heading 1"/>
    <w:basedOn w:val="Normal"/>
    <w:next w:val="Normal"/>
    <w:link w:val="Heading1Char"/>
    <w:uiPriority w:val="9"/>
    <w:qFormat/>
    <w:rsid w:val="00DF0726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726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F0726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DF0726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F072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1C09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E5F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C4D4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7263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A5767"/>
    <w:rPr>
      <w:rFonts w:ascii="Courier" w:hAnsi="Courier" w:cs="Courier"/>
      <w:sz w:val="20"/>
      <w:szCs w:val="20"/>
    </w:rPr>
  </w:style>
  <w:style w:type="character" w:styleId="pln" w:customStyle="1">
    <w:name w:val="pln"/>
    <w:basedOn w:val="DefaultParagraphFont"/>
    <w:rsid w:val="00BA5767"/>
  </w:style>
  <w:style w:type="character" w:styleId="pun" w:customStyle="1">
    <w:name w:val="pun"/>
    <w:basedOn w:val="DefaultParagraphFont"/>
    <w:rsid w:val="00BA5767"/>
  </w:style>
  <w:style w:type="character" w:styleId="lit" w:customStyle="1">
    <w:name w:val="lit"/>
    <w:basedOn w:val="DefaultParagraphFont"/>
    <w:rsid w:val="00BA5767"/>
  </w:style>
  <w:style w:type="paragraph" w:styleId="NormalWeb">
    <w:name w:val="Normal (Web)"/>
    <w:basedOn w:val="Normal"/>
    <w:uiPriority w:val="99"/>
    <w:semiHidden/>
    <w:unhideWhenUsed/>
    <w:rsid w:val="00BA5767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styleId="typ" w:customStyle="1">
    <w:name w:val="typ"/>
    <w:basedOn w:val="DefaultParagraphFont"/>
    <w:rsid w:val="00BA5767"/>
  </w:style>
  <w:style w:type="character" w:styleId="Hyperlink">
    <w:name w:val="Hyperlink"/>
    <w:basedOn w:val="DefaultParagraphFont"/>
    <w:uiPriority w:val="99"/>
    <w:unhideWhenUsed/>
    <w:rsid w:val="00475BB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B1A17"/>
  </w:style>
  <w:style w:type="paragraph" w:styleId="Footer">
    <w:name w:val="footer"/>
    <w:basedOn w:val="Normal"/>
    <w:link w:val="Foot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B1A17"/>
  </w:style>
  <w:style w:type="paragraph" w:styleId="p1" w:customStyle="1">
    <w:name w:val="p1"/>
    <w:basedOn w:val="Normal"/>
    <w:rsid w:val="00FC79F4"/>
    <w:pPr>
      <w:spacing w:after="0" w:line="240" w:lineRule="auto"/>
    </w:pPr>
    <w:rPr>
      <w:rFonts w:ascii="Monaco" w:hAnsi="Monaco" w:cs="Times New Roman"/>
      <w:color w:val="931A68"/>
      <w:sz w:val="17"/>
      <w:szCs w:val="17"/>
      <w:lang w:val="en-GB" w:eastAsia="en-GB"/>
    </w:rPr>
  </w:style>
  <w:style w:type="paragraph" w:styleId="p2" w:customStyle="1">
    <w:name w:val="p2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styleId="p3" w:customStyle="1">
    <w:name w:val="p3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styleId="p4" w:customStyle="1">
    <w:name w:val="p4"/>
    <w:basedOn w:val="Normal"/>
    <w:rsid w:val="00FC79F4"/>
    <w:pPr>
      <w:spacing w:after="0" w:line="240" w:lineRule="auto"/>
    </w:pPr>
    <w:rPr>
      <w:rFonts w:ascii="Monaco" w:hAnsi="Monaco" w:cs="Times New Roman"/>
      <w:color w:val="0326CC"/>
      <w:sz w:val="17"/>
      <w:szCs w:val="17"/>
      <w:lang w:val="en-GB" w:eastAsia="en-GB"/>
    </w:rPr>
  </w:style>
  <w:style w:type="paragraph" w:styleId="p5" w:customStyle="1">
    <w:name w:val="p5"/>
    <w:basedOn w:val="Normal"/>
    <w:rsid w:val="00FC79F4"/>
    <w:pPr>
      <w:spacing w:after="0" w:line="240" w:lineRule="auto"/>
    </w:pPr>
    <w:rPr>
      <w:rFonts w:ascii="Monaco" w:hAnsi="Monaco" w:cs="Times New Roman"/>
      <w:color w:val="7E504F"/>
      <w:sz w:val="17"/>
      <w:szCs w:val="17"/>
      <w:lang w:val="en-GB" w:eastAsia="en-GB"/>
    </w:rPr>
  </w:style>
  <w:style w:type="paragraph" w:styleId="p6" w:customStyle="1">
    <w:name w:val="p6"/>
    <w:basedOn w:val="Normal"/>
    <w:rsid w:val="00FC79F4"/>
    <w:pPr>
      <w:spacing w:after="0" w:line="240" w:lineRule="auto"/>
    </w:pPr>
    <w:rPr>
      <w:rFonts w:ascii="Monaco" w:hAnsi="Monaco" w:cs="Times New Roman"/>
      <w:color w:val="4E9072"/>
      <w:sz w:val="17"/>
      <w:szCs w:val="17"/>
      <w:lang w:val="en-GB" w:eastAsia="en-GB"/>
    </w:rPr>
  </w:style>
  <w:style w:type="character" w:styleId="s1" w:customStyle="1">
    <w:name w:val="s1"/>
    <w:basedOn w:val="DefaultParagraphFont"/>
    <w:rsid w:val="00FC79F4"/>
    <w:rPr>
      <w:color w:val="000000"/>
    </w:rPr>
  </w:style>
  <w:style w:type="character" w:styleId="s2" w:customStyle="1">
    <w:name w:val="s2"/>
    <w:basedOn w:val="DefaultParagraphFont"/>
    <w:rsid w:val="00FC79F4"/>
    <w:rPr>
      <w:color w:val="931A68"/>
    </w:rPr>
  </w:style>
  <w:style w:type="character" w:styleId="s3" w:customStyle="1">
    <w:name w:val="s3"/>
    <w:basedOn w:val="DefaultParagraphFont"/>
    <w:rsid w:val="00FC79F4"/>
    <w:rPr>
      <w:u w:val="single"/>
    </w:rPr>
  </w:style>
  <w:style w:type="character" w:styleId="s4" w:customStyle="1">
    <w:name w:val="s4"/>
    <w:basedOn w:val="DefaultParagraphFont"/>
    <w:rsid w:val="00FC79F4"/>
    <w:rPr>
      <w:color w:val="0326CC"/>
    </w:rPr>
  </w:style>
  <w:style w:type="character" w:styleId="s5" w:customStyle="1">
    <w:name w:val="s5"/>
    <w:basedOn w:val="DefaultParagraphFont"/>
    <w:rsid w:val="00FC79F4"/>
    <w:rPr>
      <w:color w:val="7E504F"/>
    </w:rPr>
  </w:style>
  <w:style w:type="character" w:styleId="s6" w:customStyle="1">
    <w:name w:val="s6"/>
    <w:basedOn w:val="DefaultParagraphFont"/>
    <w:rsid w:val="00FC79F4"/>
    <w:rPr>
      <w:color w:val="3933FF"/>
    </w:rPr>
  </w:style>
  <w:style w:type="character" w:styleId="apple-tab-span" w:customStyle="1">
    <w:name w:val="apple-tab-span"/>
    <w:basedOn w:val="DefaultParagraphFont"/>
    <w:rsid w:val="00FC79F4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6BC9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56BC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22732"/>
    <w:pPr>
      <w:spacing w:after="0" w:line="240" w:lineRule="auto"/>
    </w:pPr>
  </w:style>
  <w:style w:type="paragraph" w:styleId="paragraph" w:customStyle="1">
    <w:name w:val="paragraph"/>
    <w:basedOn w:val="Normal"/>
    <w:rsid w:val="00DE2A4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DE2A47"/>
  </w:style>
  <w:style w:type="character" w:styleId="eop" w:customStyle="1">
    <w:name w:val="eop"/>
    <w:basedOn w:val="DefaultParagraphFont"/>
    <w:rsid w:val="00DE2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2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422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840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9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7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0854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36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5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300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63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203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951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377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15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120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6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53331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98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5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2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217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425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14601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812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5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0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5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01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9082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3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70501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18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5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1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3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9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header" Target="header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oter" Target="footer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63B61-63C8-4811-BD31-8A0502D6582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etropc060002</dc:creator>
  <keywords/>
  <dc:description/>
  <lastModifiedBy>Lubos OMELINA</lastModifiedBy>
  <revision>516</revision>
  <lastPrinted>2025-08-27T17:57:00.0000000Z</lastPrinted>
  <dcterms:created xsi:type="dcterms:W3CDTF">2014-09-01T04:02:00.0000000Z</dcterms:created>
  <dcterms:modified xsi:type="dcterms:W3CDTF">2025-11-26T10:33:55.7350554Z</dcterms:modified>
</coreProperties>
</file>