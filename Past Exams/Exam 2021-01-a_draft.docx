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D1B97A" w14:textId="26CCE2AC" w:rsidR="00F66227" w:rsidRPr="00346638" w:rsidRDefault="371D490D" w:rsidP="002874E5">
      <w:pPr>
        <w:ind w:firstLine="720"/>
        <w:jc w:val="both"/>
        <w:rPr>
          <w:rStyle w:val="Heading1Char"/>
          <w:rFonts w:asciiTheme="minorHAnsi" w:hAnsiTheme="minorHAnsi" w:cstheme="minorHAnsi"/>
        </w:rPr>
      </w:pPr>
      <w:r w:rsidRPr="00346638">
        <w:rPr>
          <w:rStyle w:val="Heading1Char"/>
          <w:rFonts w:asciiTheme="minorHAnsi" w:hAnsiTheme="minorHAnsi" w:cstheme="minorHAnsi"/>
        </w:rPr>
        <w:t>Question 1</w:t>
      </w:r>
      <w:r w:rsidR="00B54341" w:rsidRPr="00346638">
        <w:rPr>
          <w:rStyle w:val="Heading1Char"/>
          <w:rFonts w:asciiTheme="minorHAnsi" w:hAnsiTheme="minorHAnsi" w:cstheme="minorHAnsi"/>
        </w:rPr>
        <w:t>/4</w:t>
      </w:r>
      <w:r w:rsidR="00CC3E09" w:rsidRPr="00346638">
        <w:rPr>
          <w:rStyle w:val="Heading1Char"/>
          <w:rFonts w:asciiTheme="minorHAnsi" w:hAnsiTheme="minorHAnsi" w:cstheme="minorHAnsi"/>
        </w:rPr>
        <w:t>: Vectors</w:t>
      </w:r>
      <w:r w:rsidR="3FDBD5BB" w:rsidRPr="00346638">
        <w:rPr>
          <w:rStyle w:val="Heading1Char"/>
          <w:rFonts w:asciiTheme="minorHAnsi" w:hAnsiTheme="minorHAnsi" w:cstheme="minorHAnsi"/>
        </w:rPr>
        <w:t xml:space="preserve"> </w:t>
      </w:r>
      <w:r w:rsidR="005F436F" w:rsidRPr="00346638">
        <w:rPr>
          <w:rStyle w:val="Heading1Char"/>
          <w:rFonts w:asciiTheme="minorHAnsi" w:hAnsiTheme="minorHAnsi" w:cstheme="minorHAnsi"/>
        </w:rPr>
        <w:t>(</w:t>
      </w:r>
      <w:r w:rsidR="005F436F">
        <w:rPr>
          <w:rStyle w:val="Heading1Char"/>
          <w:rFonts w:asciiTheme="minorHAnsi" w:hAnsiTheme="minorHAnsi" w:cstheme="minorHAnsi"/>
        </w:rPr>
        <w:t>5</w:t>
      </w:r>
      <w:r w:rsidR="005F436F" w:rsidRPr="00346638">
        <w:rPr>
          <w:rStyle w:val="Heading1Char"/>
          <w:rFonts w:asciiTheme="minorHAnsi" w:hAnsiTheme="minorHAnsi" w:cstheme="minorHAnsi"/>
        </w:rPr>
        <w:t xml:space="preserve"> </w:t>
      </w:r>
      <w:r w:rsidRPr="00346638">
        <w:rPr>
          <w:rStyle w:val="Heading1Char"/>
          <w:rFonts w:asciiTheme="minorHAnsi" w:hAnsiTheme="minorHAnsi" w:cstheme="minorHAnsi"/>
        </w:rPr>
        <w:t>points)</w:t>
      </w:r>
    </w:p>
    <w:p w14:paraId="333A2A38" w14:textId="40C1A709" w:rsidR="00B84AC3" w:rsidRDefault="00B84AC3" w:rsidP="585B5D5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</w:rPr>
      </w:pPr>
      <w:r w:rsidRPr="4CF1117A">
        <w:rPr>
          <w:sz w:val="24"/>
          <w:szCs w:val="24"/>
        </w:rPr>
        <w:t xml:space="preserve">Write a method on Vector class that transforms the given vector such that all odd numbers are placed first (before) the even numbers. You </w:t>
      </w:r>
      <w:r w:rsidR="1DAA061D" w:rsidRPr="4CF1117A">
        <w:rPr>
          <w:sz w:val="24"/>
          <w:szCs w:val="24"/>
        </w:rPr>
        <w:t>must</w:t>
      </w:r>
      <w:r w:rsidRPr="4CF1117A">
        <w:rPr>
          <w:sz w:val="24"/>
          <w:szCs w:val="24"/>
        </w:rPr>
        <w:t xml:space="preserve"> preserve the ordering from the original vector within the group of odd and even numbers </w:t>
      </w:r>
      <w:r w:rsidR="43D6ECAB" w:rsidRPr="4CF1117A">
        <w:rPr>
          <w:sz w:val="24"/>
          <w:szCs w:val="24"/>
        </w:rPr>
        <w:t>E.g.,</w:t>
      </w:r>
      <w:r w:rsidRPr="4CF1117A">
        <w:rPr>
          <w:sz w:val="24"/>
          <w:szCs w:val="24"/>
        </w:rPr>
        <w:t xml:space="preserve"> for vector </w:t>
      </w:r>
      <w:r w:rsidR="12653E4F" w:rsidRPr="4CF1117A">
        <w:rPr>
          <w:sz w:val="24"/>
          <w:szCs w:val="24"/>
        </w:rPr>
        <w:t>[</w:t>
      </w:r>
      <w:r w:rsidRPr="4CF1117A">
        <w:rPr>
          <w:sz w:val="24"/>
          <w:szCs w:val="24"/>
        </w:rPr>
        <w:t>4, 5, 1, 3, 11, 25, 2, 30, 13</w:t>
      </w:r>
      <w:r w:rsidR="1313AF33" w:rsidRPr="4CF1117A">
        <w:rPr>
          <w:sz w:val="24"/>
          <w:szCs w:val="24"/>
        </w:rPr>
        <w:t>]</w:t>
      </w:r>
      <w:r w:rsidRPr="4CF1117A">
        <w:rPr>
          <w:sz w:val="24"/>
          <w:szCs w:val="24"/>
        </w:rPr>
        <w:t xml:space="preserve"> the final vector would be </w:t>
      </w:r>
      <w:r w:rsidR="797DBF84" w:rsidRPr="4CF1117A">
        <w:rPr>
          <w:sz w:val="24"/>
          <w:szCs w:val="24"/>
        </w:rPr>
        <w:t>[</w:t>
      </w:r>
      <w:r w:rsidRPr="4CF1117A">
        <w:rPr>
          <w:sz w:val="24"/>
          <w:szCs w:val="24"/>
        </w:rPr>
        <w:t>5, 1, 3, 11, 25, 13, 4, 2, 30</w:t>
      </w:r>
      <w:r w:rsidR="1A108405" w:rsidRPr="4CF1117A">
        <w:rPr>
          <w:sz w:val="24"/>
          <w:szCs w:val="24"/>
        </w:rPr>
        <w:t>]</w:t>
      </w:r>
      <w:r w:rsidRPr="4CF1117A">
        <w:rPr>
          <w:sz w:val="24"/>
          <w:szCs w:val="24"/>
        </w:rPr>
        <w:t>.</w:t>
      </w:r>
    </w:p>
    <w:p w14:paraId="2ACAD5E4" w14:textId="7BFAD612" w:rsidR="00B84AC3" w:rsidRDefault="00B84AC3" w:rsidP="585B5D52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</w:rPr>
      </w:pPr>
      <w:r w:rsidRPr="585B5D52">
        <w:rPr>
          <w:sz w:val="24"/>
          <w:szCs w:val="24"/>
        </w:rPr>
        <w:t>What is the time complexity of you</w:t>
      </w:r>
      <w:r w:rsidR="4164F3D6" w:rsidRPr="585B5D52">
        <w:rPr>
          <w:sz w:val="24"/>
          <w:szCs w:val="24"/>
        </w:rPr>
        <w:t>r</w:t>
      </w:r>
      <w:r w:rsidRPr="585B5D52">
        <w:rPr>
          <w:sz w:val="24"/>
          <w:szCs w:val="24"/>
        </w:rPr>
        <w:t xml:space="preserve"> method?</w:t>
      </w:r>
    </w:p>
    <w:p w14:paraId="6E647FEA" w14:textId="30805EA1" w:rsidR="00B84AC3" w:rsidRPr="00B84AC3" w:rsidRDefault="00B84AC3" w:rsidP="3492E158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</w:rPr>
      </w:pPr>
      <w:r w:rsidRPr="3492E158">
        <w:rPr>
          <w:sz w:val="24"/>
          <w:szCs w:val="24"/>
        </w:rPr>
        <w:t xml:space="preserve">If you would have used </w:t>
      </w:r>
      <w:ins w:id="0" w:author="Jansen, Bart" w:date="2021-01-24T09:25:00Z">
        <w:r w:rsidR="26E377B6" w:rsidRPr="3492E158">
          <w:rPr>
            <w:sz w:val="24"/>
            <w:szCs w:val="24"/>
          </w:rPr>
          <w:t xml:space="preserve">a </w:t>
        </w:r>
      </w:ins>
      <w:r w:rsidRPr="3492E158">
        <w:rPr>
          <w:sz w:val="24"/>
          <w:szCs w:val="24"/>
        </w:rPr>
        <w:t>Linked List instead of the Vector, would the time complexity change? Why?</w:t>
      </w:r>
    </w:p>
    <w:p w14:paraId="3E42E75C" w14:textId="77777777" w:rsidR="00B84AC3" w:rsidRDefault="00B84AC3" w:rsidP="3FDBD5B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DD0DAC6" w14:textId="048786D0" w:rsidR="00307ABE" w:rsidRPr="00346638" w:rsidRDefault="00307ABE" w:rsidP="00307ABE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35A635A8" w14:textId="55520F83" w:rsidR="0080739D" w:rsidRPr="00346638" w:rsidRDefault="1051FD4B">
      <w:pPr>
        <w:rPr>
          <w:rStyle w:val="Heading1Char"/>
          <w:rFonts w:asciiTheme="minorHAnsi" w:hAnsiTheme="minorHAnsi" w:cstheme="minorHAnsi"/>
        </w:rPr>
      </w:pPr>
      <w:r w:rsidRPr="00346638">
        <w:rPr>
          <w:rStyle w:val="Heading1Char"/>
          <w:rFonts w:asciiTheme="minorHAnsi" w:hAnsiTheme="minorHAnsi" w:cstheme="minorHAnsi"/>
        </w:rPr>
        <w:br w:type="page"/>
      </w:r>
    </w:p>
    <w:p w14:paraId="49B6AC4C" w14:textId="168CE715" w:rsidR="004A0356" w:rsidRPr="00346638" w:rsidRDefault="004A0356">
      <w:pPr>
        <w:rPr>
          <w:rStyle w:val="Heading1Char"/>
          <w:rFonts w:asciiTheme="minorHAnsi" w:eastAsiaTheme="minorEastAsia" w:hAnsiTheme="minorHAnsi" w:cstheme="minorHAnsi"/>
          <w:b w:val="0"/>
          <w:bCs w:val="0"/>
          <w:color w:val="auto"/>
          <w:sz w:val="24"/>
          <w:szCs w:val="24"/>
        </w:rPr>
      </w:pPr>
      <w:r w:rsidRPr="00346638">
        <w:rPr>
          <w:rStyle w:val="Heading1Char"/>
          <w:rFonts w:asciiTheme="minorHAnsi" w:eastAsiaTheme="minorEastAsia" w:hAnsiTheme="minorHAnsi" w:cstheme="minorHAnsi"/>
          <w:b w:val="0"/>
          <w:bCs w:val="0"/>
          <w:color w:val="auto"/>
          <w:sz w:val="24"/>
          <w:szCs w:val="24"/>
        </w:rPr>
        <w:lastRenderedPageBreak/>
        <w:br w:type="page"/>
      </w:r>
    </w:p>
    <w:p w14:paraId="364FC47A" w14:textId="7875856C" w:rsidR="00972174" w:rsidRPr="00346638" w:rsidRDefault="00972174" w:rsidP="00972174">
      <w:pPr>
        <w:jc w:val="both"/>
        <w:rPr>
          <w:rStyle w:val="Heading1Char"/>
          <w:rFonts w:asciiTheme="minorHAnsi" w:hAnsiTheme="minorHAnsi" w:cstheme="minorHAnsi"/>
        </w:rPr>
      </w:pPr>
      <w:r w:rsidRPr="00346638">
        <w:rPr>
          <w:rStyle w:val="Heading1Char"/>
          <w:rFonts w:asciiTheme="minorHAnsi" w:hAnsiTheme="minorHAnsi" w:cstheme="minorHAnsi"/>
        </w:rPr>
        <w:lastRenderedPageBreak/>
        <w:t xml:space="preserve">Question 2/4 Binary Search Trees </w:t>
      </w:r>
      <w:r w:rsidR="00D10CE3" w:rsidRPr="00346638">
        <w:rPr>
          <w:rStyle w:val="Heading1Char"/>
          <w:rFonts w:asciiTheme="minorHAnsi" w:hAnsiTheme="minorHAnsi" w:cstheme="minorHAnsi"/>
        </w:rPr>
        <w:t>(</w:t>
      </w:r>
      <w:r w:rsidR="00D10CE3">
        <w:rPr>
          <w:rStyle w:val="Heading1Char"/>
          <w:rFonts w:asciiTheme="minorHAnsi" w:hAnsiTheme="minorHAnsi" w:cstheme="minorHAnsi"/>
        </w:rPr>
        <w:t>5</w:t>
      </w:r>
      <w:r w:rsidR="00D10CE3" w:rsidRPr="00346638">
        <w:rPr>
          <w:rStyle w:val="Heading1Char"/>
          <w:rFonts w:asciiTheme="minorHAnsi" w:hAnsiTheme="minorHAnsi" w:cstheme="minorHAnsi"/>
        </w:rPr>
        <w:t xml:space="preserve"> </w:t>
      </w:r>
      <w:r w:rsidRPr="00346638">
        <w:rPr>
          <w:rStyle w:val="Heading1Char"/>
          <w:rFonts w:asciiTheme="minorHAnsi" w:hAnsiTheme="minorHAnsi" w:cstheme="minorHAnsi"/>
        </w:rPr>
        <w:t>points)</w:t>
      </w:r>
    </w:p>
    <w:p w14:paraId="2D314C92" w14:textId="77777777" w:rsidR="00972174" w:rsidRPr="00B84AC3" w:rsidRDefault="00972174" w:rsidP="3492E158">
      <w:pPr>
        <w:spacing w:after="0" w:line="240" w:lineRule="auto"/>
        <w:rPr>
          <w:strike/>
          <w:sz w:val="24"/>
          <w:szCs w:val="24"/>
        </w:rPr>
      </w:pPr>
      <w:commentRangeStart w:id="1"/>
      <w:r w:rsidRPr="3492E158">
        <w:rPr>
          <w:rFonts w:eastAsia="Arial"/>
          <w:strike/>
          <w:sz w:val="24"/>
          <w:szCs w:val="24"/>
        </w:rPr>
        <w:t xml:space="preserve">The range of a Binary Search Tree is defined as the difference between the largest and the smallest element. Write a method which computes the range of a BST </w:t>
      </w:r>
      <w:r w:rsidRPr="3492E158">
        <w:rPr>
          <w:rFonts w:eastAsia="Arial"/>
          <w:b/>
          <w:bCs/>
          <w:strike/>
          <w:sz w:val="24"/>
          <w:szCs w:val="24"/>
          <w:u w:val="single"/>
        </w:rPr>
        <w:t>without</w:t>
      </w:r>
      <w:r w:rsidRPr="3492E158">
        <w:rPr>
          <w:rFonts w:eastAsia="Arial"/>
          <w:strike/>
          <w:sz w:val="24"/>
          <w:szCs w:val="24"/>
        </w:rPr>
        <w:t xml:space="preserve"> traversing the entire tree. </w:t>
      </w:r>
      <w:r w:rsidRPr="3492E158">
        <w:rPr>
          <w:strike/>
          <w:sz w:val="24"/>
          <w:szCs w:val="24"/>
        </w:rPr>
        <w:t>Define and motivate the time complexity of this method.</w:t>
      </w:r>
      <w:commentRangeEnd w:id="1"/>
      <w:r>
        <w:rPr>
          <w:rStyle w:val="CommentReference"/>
        </w:rPr>
        <w:commentReference w:id="1"/>
      </w:r>
    </w:p>
    <w:p w14:paraId="760F28EB" w14:textId="1BBB83C7" w:rsidR="3492E158" w:rsidRDefault="3492E158" w:rsidP="3492E158">
      <w:pPr>
        <w:spacing w:after="0" w:line="240" w:lineRule="auto"/>
        <w:rPr>
          <w:rStyle w:val="Heading1Char"/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</w:pPr>
    </w:p>
    <w:p w14:paraId="4DB4252C" w14:textId="524DA94D" w:rsidR="5D43E000" w:rsidRDefault="5D43E000" w:rsidP="3492E158">
      <w:pPr>
        <w:spacing w:after="0" w:line="240" w:lineRule="auto"/>
        <w:rPr>
          <w:ins w:id="2" w:author="Lubos" w:date="2021-01-24T13:14:00Z"/>
          <w:rStyle w:val="Heading1Char"/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</w:pPr>
      <w:r w:rsidRPr="3492E158">
        <w:rPr>
          <w:rStyle w:val="Heading1Char"/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  <w:t xml:space="preserve">Assume that a </w:t>
      </w:r>
      <w:proofErr w:type="spellStart"/>
      <w:r w:rsidRPr="3492E158">
        <w:rPr>
          <w:rStyle w:val="Heading1Char"/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  <w:t>BinarySearchTree</w:t>
      </w:r>
      <w:proofErr w:type="spellEnd"/>
      <w:r w:rsidRPr="3492E158">
        <w:rPr>
          <w:rStyle w:val="Heading1Char"/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  <w:t xml:space="preserve"> has nodes extended </w:t>
      </w:r>
      <w:del w:id="3" w:author="Jansen, Bart" w:date="2021-01-24T09:22:00Z">
        <w:r w:rsidRPr="3492E158" w:rsidDel="5D43E000">
          <w:rPr>
            <w:rStyle w:val="Heading1Char"/>
            <w:rFonts w:asciiTheme="minorHAnsi" w:eastAsiaTheme="minorEastAsia" w:hAnsiTheme="minorHAnsi" w:cstheme="minorBidi"/>
            <w:b w:val="0"/>
            <w:bCs w:val="0"/>
            <w:color w:val="auto"/>
            <w:sz w:val="24"/>
            <w:szCs w:val="24"/>
          </w:rPr>
          <w:delText xml:space="preserve">by </w:delText>
        </w:r>
      </w:del>
      <w:ins w:id="4" w:author="Jansen, Bart" w:date="2021-01-24T09:22:00Z">
        <w:r w:rsidR="36DA4E4B" w:rsidRPr="3492E158">
          <w:rPr>
            <w:rStyle w:val="Heading1Char"/>
            <w:rFonts w:asciiTheme="minorHAnsi" w:eastAsiaTheme="minorEastAsia" w:hAnsiTheme="minorHAnsi" w:cstheme="minorBidi"/>
            <w:b w:val="0"/>
            <w:bCs w:val="0"/>
            <w:color w:val="auto"/>
            <w:sz w:val="24"/>
            <w:szCs w:val="24"/>
          </w:rPr>
          <w:t xml:space="preserve">with </w:t>
        </w:r>
      </w:ins>
      <w:r w:rsidRPr="3492E158">
        <w:rPr>
          <w:rStyle w:val="Heading1Char"/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  <w:t xml:space="preserve">a property </w:t>
      </w:r>
      <w:proofErr w:type="spellStart"/>
      <w:r w:rsidRPr="3492E158">
        <w:rPr>
          <w:rStyle w:val="Heading1Char"/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  <w:t>childrenCount</w:t>
      </w:r>
      <w:proofErr w:type="spellEnd"/>
      <w:r w:rsidRPr="3492E158">
        <w:rPr>
          <w:rStyle w:val="Heading1Char"/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  <w:t xml:space="preserve"> that accurately represent</w:t>
      </w:r>
      <w:ins w:id="5" w:author="Jansen, Bart" w:date="2021-01-24T09:22:00Z">
        <w:r w:rsidR="1EB721A9" w:rsidRPr="3492E158">
          <w:rPr>
            <w:rStyle w:val="Heading1Char"/>
            <w:rFonts w:asciiTheme="minorHAnsi" w:eastAsiaTheme="minorEastAsia" w:hAnsiTheme="minorHAnsi" w:cstheme="minorBidi"/>
            <w:b w:val="0"/>
            <w:bCs w:val="0"/>
            <w:color w:val="auto"/>
            <w:sz w:val="24"/>
            <w:szCs w:val="24"/>
          </w:rPr>
          <w:t>s the</w:t>
        </w:r>
      </w:ins>
      <w:r w:rsidRPr="3492E158">
        <w:rPr>
          <w:rStyle w:val="Heading1Char"/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  <w:t xml:space="preserve"> total number of children under the node. Write a method </w:t>
      </w:r>
      <w:proofErr w:type="gramStart"/>
      <w:r w:rsidRPr="3492E158">
        <w:rPr>
          <w:rStyle w:val="Heading1Char"/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  <w:t>median(</w:t>
      </w:r>
      <w:proofErr w:type="gramEnd"/>
      <w:r w:rsidRPr="3492E158">
        <w:rPr>
          <w:rStyle w:val="Heading1Char"/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  <w:t>) on the tree with an algorithm that finds the median element and returns its value</w:t>
      </w:r>
      <w:r w:rsidR="0B87D179" w:rsidRPr="3492E158">
        <w:rPr>
          <w:rStyle w:val="Heading1Char"/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  <w:t xml:space="preserve"> without traversing all elements</w:t>
      </w:r>
      <w:r w:rsidRPr="3492E158">
        <w:rPr>
          <w:rStyle w:val="Heading1Char"/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  <w:t>.</w:t>
      </w:r>
    </w:p>
    <w:p w14:paraId="0864CAFD" w14:textId="1DCC017C" w:rsidR="00412112" w:rsidRDefault="00412112" w:rsidP="3492E158">
      <w:pPr>
        <w:spacing w:after="0" w:line="240" w:lineRule="auto"/>
        <w:rPr>
          <w:ins w:id="6" w:author="Lubos" w:date="2021-01-24T13:14:00Z"/>
          <w:rStyle w:val="Heading1Char"/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</w:pPr>
    </w:p>
    <w:p w14:paraId="3661C704" w14:textId="312230E9" w:rsidR="00412112" w:rsidRDefault="00191A80" w:rsidP="3492E158">
      <w:pPr>
        <w:spacing w:after="0" w:line="240" w:lineRule="auto"/>
        <w:rPr>
          <w:rStyle w:val="Heading1Char"/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</w:pPr>
      <m:oMathPara>
        <m:oMath>
          <m:r>
            <w:ins w:id="7" w:author="Lubos" w:date="2021-01-24T22:11:00Z">
              <w:rPr>
                <w:rStyle w:val="Heading1Char"/>
                <w:rFonts w:ascii="Cambria Math" w:eastAsiaTheme="minorEastAsia" w:hAnsi="Cambria Math" w:cstheme="minorBidi"/>
                <w:color w:val="auto"/>
                <w:sz w:val="24"/>
                <w:szCs w:val="24"/>
              </w:rPr>
              <m:t>simplified_</m:t>
            </w:ins>
          </m:r>
          <m:r>
            <w:ins w:id="8" w:author="Lubos" w:date="2021-01-24T13:15:00Z">
              <w:rPr>
                <w:rStyle w:val="Heading1Char"/>
                <w:rFonts w:ascii="Cambria Math" w:eastAsiaTheme="minorEastAsia" w:hAnsi="Cambria Math" w:cstheme="minorBidi"/>
                <w:color w:val="auto"/>
                <w:sz w:val="24"/>
                <w:szCs w:val="24"/>
              </w:rPr>
              <m:t>median</m:t>
            </w:ins>
          </m:r>
          <m:d>
            <m:dPr>
              <m:ctrlPr>
                <w:ins w:id="9" w:author="Lubos" w:date="2021-01-24T13:15:00Z">
                  <w:rPr>
                    <w:rStyle w:val="Heading1Char"/>
                    <w:rFonts w:ascii="Cambria Math" w:eastAsiaTheme="minorEastAsia" w:hAnsi="Cambria Math" w:cstheme="minorBidi"/>
                    <w:b w:val="0"/>
                    <w:bCs w:val="0"/>
                    <w:i/>
                    <w:color w:val="auto"/>
                    <w:sz w:val="24"/>
                    <w:szCs w:val="24"/>
                  </w:rPr>
                </w:ins>
              </m:ctrlPr>
            </m:dPr>
            <m:e>
              <m:r>
                <w:ins w:id="10" w:author="Lubos" w:date="2021-01-24T13:15:00Z">
                  <w:rPr>
                    <w:rStyle w:val="Heading1Char"/>
                    <w:rFonts w:ascii="Cambria Math" w:eastAsiaTheme="minorEastAsia" w:hAnsi="Cambria Math" w:cstheme="minorBidi"/>
                    <w:color w:val="auto"/>
                    <w:sz w:val="24"/>
                    <w:szCs w:val="24"/>
                  </w:rPr>
                  <m:t>X</m:t>
                </w:ins>
              </m:r>
            </m:e>
          </m:d>
          <m:r>
            <w:ins w:id="11" w:author="Lubos" w:date="2021-01-24T13:15:00Z">
              <w:rPr>
                <w:rStyle w:val="Heading1Char"/>
                <w:rFonts w:ascii="Cambria Math" w:eastAsiaTheme="minorEastAsia" w:hAnsi="Cambria Math" w:cstheme="minorBidi"/>
                <w:color w:val="auto"/>
                <w:sz w:val="24"/>
                <w:szCs w:val="24"/>
              </w:rPr>
              <m:t xml:space="preserve">= </m:t>
            </w:ins>
          </m:r>
          <m:d>
            <m:dPr>
              <m:begChr m:val="{"/>
              <m:endChr m:val=""/>
              <m:ctrlPr>
                <w:ins w:id="12" w:author="Lubos" w:date="2021-01-24T13:16:00Z">
                  <w:rPr>
                    <w:rStyle w:val="Heading1Char"/>
                    <w:rFonts w:ascii="Cambria Math" w:eastAsiaTheme="minorEastAsia" w:hAnsi="Cambria Math" w:cstheme="minorBidi"/>
                    <w:b w:val="0"/>
                    <w:bCs w:val="0"/>
                    <w:i/>
                    <w:color w:val="auto"/>
                    <w:sz w:val="24"/>
                    <w:szCs w:val="24"/>
                  </w:rPr>
                </w:ins>
              </m:ctrlPr>
            </m:dPr>
            <m:e>
              <m:eqArr>
                <m:eqArrPr>
                  <m:ctrlPr>
                    <w:ins w:id="13" w:author="Lubos" w:date="2021-01-24T13:16:00Z">
                      <w:rPr>
                        <w:rStyle w:val="Heading1Char"/>
                        <w:rFonts w:ascii="Cambria Math" w:eastAsiaTheme="minorEastAsia" w:hAnsi="Cambria Math" w:cstheme="minorBidi"/>
                        <w:b w:val="0"/>
                        <w:bCs w:val="0"/>
                        <w:i/>
                        <w:color w:val="auto"/>
                        <w:sz w:val="24"/>
                        <w:szCs w:val="24"/>
                      </w:rPr>
                    </w:ins>
                  </m:ctrlPr>
                </m:eqArrPr>
                <m:e>
                  <m:r>
                    <w:ins w:id="14" w:author="Lubos" w:date="2021-01-24T22:11:00Z">
                      <w:rPr>
                        <w:rStyle w:val="Heading1Char"/>
                        <w:rFonts w:ascii="Cambria Math" w:eastAsiaTheme="minorEastAsia" w:hAnsi="Cambria Math" w:cstheme="minorBidi"/>
                        <w:color w:val="auto"/>
                        <w:sz w:val="24"/>
                        <w:szCs w:val="24"/>
                      </w:rPr>
                      <m:t>X</m:t>
                    </w:ins>
                  </m:r>
                  <m:d>
                    <m:dPr>
                      <m:begChr m:val="["/>
                      <m:endChr m:val="]"/>
                      <m:ctrlPr>
                        <w:ins w:id="15" w:author="Lubos" w:date="2021-01-24T22:11:00Z">
                          <w:rPr>
                            <w:rStyle w:val="Heading1Char"/>
                            <w:rFonts w:ascii="Cambria Math" w:eastAsiaTheme="minorEastAsia" w:hAnsi="Cambria Math" w:cstheme="minorBidi"/>
                            <w:b w:val="0"/>
                            <w:bCs w:val="0"/>
                            <w:i/>
                            <w:color w:val="auto"/>
                            <w:sz w:val="24"/>
                            <w:szCs w:val="24"/>
                          </w:rPr>
                        </w:ins>
                      </m:ctrlPr>
                    </m:dPr>
                    <m:e>
                      <m:f>
                        <m:fPr>
                          <m:ctrlPr>
                            <w:ins w:id="16" w:author="Lubos" w:date="2021-01-24T22:11:00Z">
                              <w:rPr>
                                <w:rStyle w:val="Heading1Char"/>
                                <w:rFonts w:ascii="Cambria Math" w:eastAsiaTheme="minorEastAsia" w:hAnsi="Cambria Math" w:cstheme="minorBidi"/>
                                <w:b w:val="0"/>
                                <w:bCs w:val="0"/>
                                <w:i/>
                                <w:color w:val="auto"/>
                                <w:sz w:val="24"/>
                                <w:szCs w:val="24"/>
                              </w:rPr>
                            </w:ins>
                          </m:ctrlPr>
                        </m:fPr>
                        <m:num>
                          <m:r>
                            <w:ins w:id="17" w:author="Lubos" w:date="2021-01-24T22:11:00Z">
                              <w:rPr>
                                <w:rStyle w:val="Heading1Char"/>
                                <w:rFonts w:ascii="Cambria Math" w:eastAsiaTheme="minorEastAsia" w:hAnsi="Cambria Math" w:cstheme="minorBidi"/>
                                <w:color w:val="auto"/>
                                <w:sz w:val="24"/>
                                <w:szCs w:val="24"/>
                              </w:rPr>
                              <m:t>n</m:t>
                            </w:ins>
                          </m:r>
                        </m:num>
                        <m:den>
                          <m:r>
                            <w:ins w:id="18" w:author="Lubos" w:date="2021-01-24T22:11:00Z">
                              <w:rPr>
                                <w:rStyle w:val="Heading1Char"/>
                                <w:rFonts w:ascii="Cambria Math" w:eastAsiaTheme="minorEastAsia" w:hAnsi="Cambria Math" w:cstheme="minorBidi"/>
                                <w:color w:val="auto"/>
                                <w:sz w:val="24"/>
                                <w:szCs w:val="24"/>
                              </w:rPr>
                              <m:t>2</m:t>
                            </w:ins>
                          </m:r>
                        </m:den>
                      </m:f>
                    </m:e>
                  </m:d>
                  <m:r>
                    <w:ins w:id="19" w:author="Lubos" w:date="2021-01-24T22:12:00Z">
                      <w:rPr>
                        <w:rStyle w:val="Heading1Char"/>
                        <w:rFonts w:ascii="Cambria Math" w:eastAsiaTheme="minorEastAsia" w:hAnsi="Cambria Math" w:cstheme="minorBidi"/>
                        <w:color w:val="auto"/>
                        <w:sz w:val="24"/>
                        <w:szCs w:val="24"/>
                      </w:rPr>
                      <m:t xml:space="preserve">          if </m:t>
                    </w:ins>
                  </m:r>
                  <m:r>
                    <w:ins w:id="20" w:author="Lubos" w:date="2021-01-24T22:12:00Z">
                      <m:rPr>
                        <m:sty m:val="bi"/>
                      </m:rPr>
                      <w:rPr>
                        <w:rStyle w:val="Heading1Char"/>
                        <w:rFonts w:ascii="Cambria Math" w:eastAsiaTheme="minorEastAsia" w:hAnsi="Cambria Math" w:cstheme="minorBidi"/>
                        <w:color w:val="auto"/>
                        <w:sz w:val="24"/>
                        <w:szCs w:val="24"/>
                        <w:rPrChange w:id="21" w:author="Lubos" w:date="2021-01-24T22:12:00Z">
                          <w:rPr>
                            <w:rStyle w:val="Heading1Char"/>
                            <w:rFonts w:ascii="Cambria Math" w:eastAsiaTheme="minorEastAsia" w:hAnsi="Cambria Math" w:cstheme="minorBidi"/>
                            <w:color w:val="auto"/>
                            <w:sz w:val="24"/>
                            <w:szCs w:val="24"/>
                          </w:rPr>
                        </w:rPrChange>
                      </w:rPr>
                      <m:t>n</m:t>
                    </w:ins>
                  </m:r>
                  <m:r>
                    <w:ins w:id="22" w:author="Lubos" w:date="2021-01-24T22:12:00Z">
                      <w:rPr>
                        <w:rStyle w:val="Heading1Char"/>
                        <w:rFonts w:ascii="Cambria Math" w:eastAsiaTheme="minorEastAsia" w:hAnsi="Cambria Math" w:cstheme="minorBidi"/>
                        <w:color w:val="auto"/>
                        <w:sz w:val="24"/>
                        <w:szCs w:val="24"/>
                      </w:rPr>
                      <m:t xml:space="preserve"> is even</m:t>
                    </w:ins>
                  </m:r>
                </m:e>
                <m:e>
                  <m:r>
                    <w:ins w:id="23" w:author="Lubos" w:date="2021-01-24T22:09:00Z">
                      <w:rPr>
                        <w:rStyle w:val="Heading1Char"/>
                        <w:rFonts w:ascii="Cambria Math" w:eastAsiaTheme="minorEastAsia" w:hAnsi="Cambria Math" w:cstheme="minorBidi"/>
                        <w:color w:val="auto"/>
                        <w:sz w:val="24"/>
                        <w:szCs w:val="24"/>
                      </w:rPr>
                      <m:t>X</m:t>
                    </w:ins>
                  </m:r>
                  <m:d>
                    <m:dPr>
                      <m:begChr m:val="["/>
                      <m:endChr m:val="]"/>
                      <m:ctrlPr>
                        <w:ins w:id="24" w:author="Lubos" w:date="2021-01-24T22:10:00Z">
                          <w:rPr>
                            <w:rStyle w:val="Heading1Char"/>
                            <w:rFonts w:ascii="Cambria Math" w:eastAsiaTheme="minorEastAsia" w:hAnsi="Cambria Math" w:cstheme="minorBidi"/>
                            <w:b w:val="0"/>
                            <w:bCs w:val="0"/>
                            <w:i/>
                            <w:color w:val="auto"/>
                            <w:sz w:val="24"/>
                            <w:szCs w:val="24"/>
                          </w:rPr>
                        </w:ins>
                      </m:ctrlPr>
                    </m:dPr>
                    <m:e>
                      <m:f>
                        <m:fPr>
                          <m:ctrlPr>
                            <w:ins w:id="25" w:author="Lubos" w:date="2021-01-24T22:10:00Z">
                              <w:rPr>
                                <w:rStyle w:val="Heading1Char"/>
                                <w:rFonts w:ascii="Cambria Math" w:eastAsiaTheme="minorEastAsia" w:hAnsi="Cambria Math" w:cstheme="minorBidi"/>
                                <w:b w:val="0"/>
                                <w:bCs w:val="0"/>
                                <w:i/>
                                <w:color w:val="auto"/>
                                <w:sz w:val="24"/>
                                <w:szCs w:val="24"/>
                              </w:rPr>
                            </w:ins>
                          </m:ctrlPr>
                        </m:fPr>
                        <m:num>
                          <m:r>
                            <w:ins w:id="26" w:author="Lubos" w:date="2021-01-24T22:10:00Z">
                              <w:rPr>
                                <w:rStyle w:val="Heading1Char"/>
                                <w:rFonts w:ascii="Cambria Math" w:eastAsiaTheme="minorEastAsia" w:hAnsi="Cambria Math" w:cstheme="minorBidi"/>
                                <w:color w:val="auto"/>
                                <w:sz w:val="24"/>
                                <w:szCs w:val="24"/>
                              </w:rPr>
                              <m:t>n+1</m:t>
                            </w:ins>
                          </m:r>
                        </m:num>
                        <m:den>
                          <m:r>
                            <w:ins w:id="27" w:author="Lubos" w:date="2021-01-24T22:11:00Z">
                              <w:rPr>
                                <w:rStyle w:val="Heading1Char"/>
                                <w:rFonts w:ascii="Cambria Math" w:eastAsiaTheme="minorEastAsia" w:hAnsi="Cambria Math" w:cstheme="minorBidi"/>
                                <w:color w:val="auto"/>
                                <w:sz w:val="24"/>
                                <w:szCs w:val="24"/>
                              </w:rPr>
                              <m:t>2</m:t>
                            </w:ins>
                          </m:r>
                        </m:den>
                      </m:f>
                    </m:e>
                  </m:d>
                  <m:r>
                    <w:ins w:id="28" w:author="Lubos" w:date="2021-01-24T22:12:00Z">
                      <w:rPr>
                        <w:rStyle w:val="Heading1Char"/>
                        <w:rFonts w:ascii="Cambria Math" w:eastAsiaTheme="minorEastAsia" w:hAnsi="Cambria Math" w:cstheme="minorBidi"/>
                        <w:color w:val="auto"/>
                        <w:sz w:val="24"/>
                        <w:szCs w:val="24"/>
                      </w:rPr>
                      <m:t xml:space="preserve">    if </m:t>
                    </w:ins>
                  </m:r>
                  <m:r>
                    <w:ins w:id="29" w:author="Lubos" w:date="2021-01-24T22:12:00Z">
                      <m:rPr>
                        <m:sty m:val="bi"/>
                      </m:rPr>
                      <w:rPr>
                        <w:rStyle w:val="Heading1Char"/>
                        <w:rFonts w:ascii="Cambria Math" w:eastAsiaTheme="minorEastAsia" w:hAnsi="Cambria Math" w:cstheme="minorBidi"/>
                        <w:color w:val="auto"/>
                        <w:sz w:val="24"/>
                        <w:szCs w:val="24"/>
                        <w:rPrChange w:id="30" w:author="Lubos" w:date="2021-01-24T22:12:00Z">
                          <w:rPr>
                            <w:rStyle w:val="Heading1Char"/>
                            <w:rFonts w:ascii="Cambria Math" w:eastAsiaTheme="minorEastAsia" w:hAnsi="Cambria Math" w:cstheme="minorBidi"/>
                            <w:color w:val="auto"/>
                            <w:sz w:val="24"/>
                            <w:szCs w:val="24"/>
                          </w:rPr>
                        </w:rPrChange>
                      </w:rPr>
                      <m:t>n</m:t>
                    </w:ins>
                  </m:r>
                  <m:r>
                    <w:ins w:id="31" w:author="Lubos" w:date="2021-01-24T22:12:00Z">
                      <w:rPr>
                        <w:rStyle w:val="Heading1Char"/>
                        <w:rFonts w:ascii="Cambria Math" w:eastAsiaTheme="minorEastAsia" w:hAnsi="Cambria Math" w:cstheme="minorBidi"/>
                        <w:color w:val="auto"/>
                        <w:sz w:val="24"/>
                        <w:szCs w:val="24"/>
                      </w:rPr>
                      <m:t xml:space="preserve"> is odd</m:t>
                    </w:ins>
                  </m:r>
                </m:e>
              </m:eqArr>
            </m:e>
          </m:d>
        </m:oMath>
      </m:oMathPara>
    </w:p>
    <w:p w14:paraId="303E943C" w14:textId="77777777" w:rsidR="00501246" w:rsidRDefault="00501246" w:rsidP="3492E158">
      <w:pPr>
        <w:spacing w:after="0" w:line="240" w:lineRule="auto"/>
        <w:rPr>
          <w:ins w:id="32" w:author="Lubos" w:date="2021-01-24T22:12:00Z"/>
          <w:rStyle w:val="Heading1Char"/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</w:pPr>
    </w:p>
    <w:p w14:paraId="7D20EDC0" w14:textId="07BB1C6F" w:rsidR="5D43E000" w:rsidRDefault="5D43E000" w:rsidP="3492E158">
      <w:pPr>
        <w:spacing w:after="0" w:line="240" w:lineRule="auto"/>
        <w:rPr>
          <w:rStyle w:val="Heading1Char"/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</w:pPr>
      <w:r w:rsidRPr="3492E158">
        <w:rPr>
          <w:rStyle w:val="Heading1Char"/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  <w:t>-------------------------------------------</w:t>
      </w:r>
    </w:p>
    <w:p w14:paraId="3689C2AF" w14:textId="77777777" w:rsidR="002B1A17" w:rsidRPr="00346638" w:rsidRDefault="002B1A17" w:rsidP="585B5D52">
      <w:pPr>
        <w:widowControl w:val="0"/>
        <w:autoSpaceDE w:val="0"/>
        <w:autoSpaceDN w:val="0"/>
        <w:adjustRightInd w:val="0"/>
        <w:spacing w:after="0" w:line="240" w:lineRule="auto"/>
        <w:rPr>
          <w:rStyle w:val="Heading1Char"/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</w:pPr>
    </w:p>
    <w:p w14:paraId="559A328E" w14:textId="3B5B48E3" w:rsidR="0768D408" w:rsidRDefault="0768D408" w:rsidP="585B5D52">
      <w:pPr>
        <w:spacing w:after="0" w:line="240" w:lineRule="auto"/>
        <w:rPr>
          <w:rStyle w:val="Heading1Char"/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</w:pPr>
      <w:r w:rsidRPr="585B5D52">
        <w:rPr>
          <w:rStyle w:val="Heading1Char"/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  <w:t>(Just an idea, perhaps too easy?)</w:t>
      </w:r>
    </w:p>
    <w:p w14:paraId="4DA263D2" w14:textId="00413A8D" w:rsidR="0768D408" w:rsidRDefault="0768D408" w:rsidP="585B5D52">
      <w:pPr>
        <w:spacing w:after="0" w:line="240" w:lineRule="auto"/>
        <w:rPr>
          <w:rStyle w:val="Heading1Char"/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</w:pPr>
      <w:r w:rsidRPr="3492E158">
        <w:rPr>
          <w:rStyle w:val="Heading1Char"/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  <w:t xml:space="preserve">Write the find method for our </w:t>
      </w:r>
      <w:proofErr w:type="spellStart"/>
      <w:r w:rsidRPr="3492E158">
        <w:rPr>
          <w:rStyle w:val="Heading1Char"/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  <w:t>BinarySearchTree</w:t>
      </w:r>
      <w:proofErr w:type="spellEnd"/>
      <w:r w:rsidRPr="3492E158">
        <w:rPr>
          <w:rStyle w:val="Heading1Char"/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  <w:t xml:space="preserve"> class binary search not using recursion but using a loop.</w:t>
      </w:r>
    </w:p>
    <w:p w14:paraId="407A75F0" w14:textId="15971EC5" w:rsidR="00972174" w:rsidRPr="00346638" w:rsidRDefault="00972174" w:rsidP="3492E158">
      <w:pPr>
        <w:spacing w:after="0" w:line="240" w:lineRule="auto"/>
        <w:rPr>
          <w:rStyle w:val="Heading1Char"/>
          <w:rFonts w:asciiTheme="minorHAnsi" w:hAnsiTheme="minorHAnsi" w:cstheme="minorBidi"/>
        </w:rPr>
      </w:pPr>
      <w:commentRangeStart w:id="33"/>
      <w:commentRangeEnd w:id="33"/>
      <w:r>
        <w:rPr>
          <w:rStyle w:val="CommentReference"/>
        </w:rPr>
        <w:commentReference w:id="33"/>
      </w:r>
      <w:r w:rsidRPr="3492E158">
        <w:rPr>
          <w:rStyle w:val="Heading1Char"/>
          <w:rFonts w:asciiTheme="minorHAnsi" w:hAnsiTheme="minorHAnsi" w:cstheme="minorBidi"/>
        </w:rPr>
        <w:br w:type="page"/>
      </w:r>
    </w:p>
    <w:p w14:paraId="1092AE7B" w14:textId="77777777" w:rsidR="00972174" w:rsidRPr="00346638" w:rsidRDefault="00972174">
      <w:pPr>
        <w:rPr>
          <w:rStyle w:val="Heading1Char"/>
          <w:rFonts w:asciiTheme="minorHAnsi" w:hAnsiTheme="minorHAnsi" w:cstheme="minorHAnsi"/>
        </w:rPr>
      </w:pPr>
      <w:r w:rsidRPr="00346638">
        <w:rPr>
          <w:rStyle w:val="Heading1Char"/>
          <w:rFonts w:asciiTheme="minorHAnsi" w:hAnsiTheme="minorHAnsi" w:cstheme="minorHAnsi"/>
        </w:rPr>
        <w:lastRenderedPageBreak/>
        <w:br w:type="page"/>
      </w:r>
    </w:p>
    <w:p w14:paraId="24C5676C" w14:textId="65C62239" w:rsidR="0068623F" w:rsidRPr="00346638" w:rsidRDefault="371D490D" w:rsidP="585B5D52">
      <w:pPr>
        <w:jc w:val="both"/>
        <w:rPr>
          <w:rStyle w:val="Heading1Char"/>
          <w:rFonts w:asciiTheme="minorHAnsi" w:hAnsiTheme="minorHAnsi" w:cstheme="minorBidi"/>
        </w:rPr>
      </w:pPr>
      <w:r w:rsidRPr="585B5D52">
        <w:rPr>
          <w:rStyle w:val="Heading1Char"/>
          <w:rFonts w:asciiTheme="minorHAnsi" w:hAnsiTheme="minorHAnsi" w:cstheme="minorBidi"/>
        </w:rPr>
        <w:lastRenderedPageBreak/>
        <w:t xml:space="preserve">Question </w:t>
      </w:r>
      <w:r w:rsidR="0046718D" w:rsidRPr="585B5D52">
        <w:rPr>
          <w:rStyle w:val="Heading1Char"/>
          <w:rFonts w:asciiTheme="minorHAnsi" w:hAnsiTheme="minorHAnsi" w:cstheme="minorBidi"/>
        </w:rPr>
        <w:t>3</w:t>
      </w:r>
      <w:r w:rsidR="00B54341" w:rsidRPr="585B5D52">
        <w:rPr>
          <w:rStyle w:val="Heading1Char"/>
          <w:rFonts w:asciiTheme="minorHAnsi" w:hAnsiTheme="minorHAnsi" w:cstheme="minorBidi"/>
        </w:rPr>
        <w:t>/4</w:t>
      </w:r>
      <w:r w:rsidRPr="585B5D52">
        <w:rPr>
          <w:rStyle w:val="Heading1Char"/>
          <w:rFonts w:asciiTheme="minorHAnsi" w:hAnsiTheme="minorHAnsi" w:cstheme="minorBidi"/>
        </w:rPr>
        <w:t xml:space="preserve"> </w:t>
      </w:r>
      <w:r w:rsidR="000924CD" w:rsidRPr="585B5D52">
        <w:rPr>
          <w:rStyle w:val="Heading1Char"/>
          <w:rFonts w:asciiTheme="minorHAnsi" w:hAnsiTheme="minorHAnsi" w:cstheme="minorBidi"/>
        </w:rPr>
        <w:t>Queues</w:t>
      </w:r>
      <w:r w:rsidR="00CC3E09" w:rsidRPr="585B5D52">
        <w:rPr>
          <w:rStyle w:val="Heading1Char"/>
          <w:rFonts w:asciiTheme="minorHAnsi" w:hAnsiTheme="minorHAnsi" w:cstheme="minorBidi"/>
        </w:rPr>
        <w:t xml:space="preserve"> </w:t>
      </w:r>
      <w:r w:rsidR="00D10CE3" w:rsidRPr="585B5D52">
        <w:rPr>
          <w:rStyle w:val="Heading1Char"/>
          <w:rFonts w:asciiTheme="minorHAnsi" w:hAnsiTheme="minorHAnsi" w:cstheme="minorBidi"/>
        </w:rPr>
        <w:t>(</w:t>
      </w:r>
      <w:r w:rsidR="005378A3" w:rsidRPr="585B5D52">
        <w:rPr>
          <w:rStyle w:val="Heading1Char"/>
          <w:rFonts w:asciiTheme="minorHAnsi" w:hAnsiTheme="minorHAnsi" w:cstheme="minorBidi"/>
        </w:rPr>
        <w:t>6</w:t>
      </w:r>
      <w:r w:rsidR="00D10CE3" w:rsidRPr="585B5D52">
        <w:rPr>
          <w:rStyle w:val="Heading1Char"/>
          <w:rFonts w:asciiTheme="minorHAnsi" w:hAnsiTheme="minorHAnsi" w:cstheme="minorBidi"/>
        </w:rPr>
        <w:t xml:space="preserve"> </w:t>
      </w:r>
      <w:r w:rsidRPr="585B5D52">
        <w:rPr>
          <w:rStyle w:val="Heading1Char"/>
          <w:rFonts w:asciiTheme="minorHAnsi" w:hAnsiTheme="minorHAnsi" w:cstheme="minorBidi"/>
        </w:rPr>
        <w:t>points)</w:t>
      </w:r>
    </w:p>
    <w:p w14:paraId="7D0D0179" w14:textId="538D37D3" w:rsidR="002B1A17" w:rsidRPr="00346638" w:rsidRDefault="00346638" w:rsidP="3492E158">
      <w:pPr>
        <w:rPr>
          <w:sz w:val="24"/>
          <w:szCs w:val="24"/>
        </w:rPr>
      </w:pPr>
      <w:r w:rsidRPr="3492E158">
        <w:rPr>
          <w:rFonts w:eastAsia="Arial"/>
          <w:sz w:val="24"/>
          <w:szCs w:val="24"/>
        </w:rPr>
        <w:t xml:space="preserve">Assuming a priority queue can </w:t>
      </w:r>
      <w:ins w:id="34" w:author="Jansen, Bart" w:date="2021-01-24T09:23:00Z">
        <w:r w:rsidR="757F337C" w:rsidRPr="3492E158">
          <w:rPr>
            <w:rFonts w:eastAsia="Arial"/>
            <w:sz w:val="24"/>
            <w:szCs w:val="24"/>
          </w:rPr>
          <w:t xml:space="preserve">only </w:t>
        </w:r>
      </w:ins>
      <w:r w:rsidRPr="3492E158">
        <w:rPr>
          <w:rFonts w:eastAsia="Arial"/>
          <w:sz w:val="24"/>
          <w:szCs w:val="24"/>
        </w:rPr>
        <w:t xml:space="preserve">have </w:t>
      </w:r>
      <w:del w:id="35" w:author="Jansen, Bart" w:date="2021-01-24T09:23:00Z">
        <w:r w:rsidRPr="3492E158" w:rsidDel="00346638">
          <w:rPr>
            <w:rFonts w:eastAsia="Arial"/>
            <w:sz w:val="24"/>
            <w:szCs w:val="24"/>
          </w:rPr>
          <w:delText xml:space="preserve">only </w:delText>
        </w:r>
      </w:del>
      <w:r w:rsidR="00634E66" w:rsidRPr="3492E158">
        <w:rPr>
          <w:rFonts w:eastAsia="Arial"/>
          <w:sz w:val="24"/>
          <w:szCs w:val="24"/>
        </w:rPr>
        <w:t>Integer priorit</w:t>
      </w:r>
      <w:ins w:id="36" w:author="Jansen, Bart" w:date="2021-01-24T09:23:00Z">
        <w:r w:rsidR="6077C8C5" w:rsidRPr="3492E158">
          <w:rPr>
            <w:rFonts w:eastAsia="Arial"/>
            <w:sz w:val="24"/>
            <w:szCs w:val="24"/>
          </w:rPr>
          <w:t>ies</w:t>
        </w:r>
      </w:ins>
      <w:del w:id="37" w:author="Jansen, Bart" w:date="2021-01-24T09:23:00Z">
        <w:r w:rsidRPr="3492E158" w:rsidDel="00634E66">
          <w:rPr>
            <w:rFonts w:eastAsia="Arial"/>
            <w:sz w:val="24"/>
            <w:szCs w:val="24"/>
          </w:rPr>
          <w:delText>y</w:delText>
        </w:r>
      </w:del>
      <w:r w:rsidR="00634E66" w:rsidRPr="3492E158">
        <w:rPr>
          <w:rFonts w:eastAsia="Arial"/>
          <w:sz w:val="24"/>
          <w:szCs w:val="24"/>
        </w:rPr>
        <w:t xml:space="preserve">. Write a method </w:t>
      </w:r>
      <w:proofErr w:type="spellStart"/>
      <w:proofErr w:type="gramStart"/>
      <w:r w:rsidR="00634E66" w:rsidRPr="3492E158">
        <w:rPr>
          <w:rFonts w:eastAsia="Arial"/>
          <w:sz w:val="24"/>
          <w:szCs w:val="24"/>
        </w:rPr>
        <w:t>getAverage</w:t>
      </w:r>
      <w:proofErr w:type="spellEnd"/>
      <w:r w:rsidR="00634E66" w:rsidRPr="3492E158">
        <w:rPr>
          <w:rFonts w:eastAsia="Arial"/>
          <w:sz w:val="24"/>
          <w:szCs w:val="24"/>
        </w:rPr>
        <w:t>(</w:t>
      </w:r>
      <w:proofErr w:type="gramEnd"/>
      <w:r w:rsidR="00634E66" w:rsidRPr="3492E158">
        <w:rPr>
          <w:rFonts w:eastAsia="Arial"/>
          <w:sz w:val="24"/>
          <w:szCs w:val="24"/>
        </w:rPr>
        <w:t>)</w:t>
      </w:r>
      <w:r w:rsidR="0000590D" w:rsidRPr="3492E158">
        <w:rPr>
          <w:rFonts w:eastAsia="Arial"/>
          <w:sz w:val="24"/>
          <w:szCs w:val="24"/>
        </w:rPr>
        <w:t xml:space="preserve"> (and update other methods if necessary) that returns the average of all</w:t>
      </w:r>
      <w:r w:rsidR="00634E66" w:rsidRPr="3492E158">
        <w:rPr>
          <w:rFonts w:eastAsia="Arial"/>
          <w:sz w:val="24"/>
          <w:szCs w:val="24"/>
        </w:rPr>
        <w:t xml:space="preserve"> priorit</w:t>
      </w:r>
      <w:r w:rsidR="0000590D" w:rsidRPr="3492E158">
        <w:rPr>
          <w:rFonts w:eastAsia="Arial"/>
          <w:sz w:val="24"/>
          <w:szCs w:val="24"/>
        </w:rPr>
        <w:t>ies in</w:t>
      </w:r>
      <w:r w:rsidR="00634E66" w:rsidRPr="3492E158">
        <w:rPr>
          <w:rFonts w:eastAsia="Arial"/>
          <w:sz w:val="24"/>
          <w:szCs w:val="24"/>
        </w:rPr>
        <w:t xml:space="preserve"> the priority queue with </w:t>
      </w:r>
      <w:ins w:id="38" w:author="Jansen, Bart" w:date="2021-01-24T09:23:00Z">
        <w:r w:rsidR="5B657EF5" w:rsidRPr="3492E158">
          <w:rPr>
            <w:rFonts w:eastAsia="Arial"/>
            <w:sz w:val="24"/>
            <w:szCs w:val="24"/>
          </w:rPr>
          <w:t xml:space="preserve">a </w:t>
        </w:r>
      </w:ins>
      <w:r w:rsidR="00634E66" w:rsidRPr="3492E158">
        <w:rPr>
          <w:rFonts w:eastAsia="Arial"/>
          <w:sz w:val="24"/>
          <w:szCs w:val="24"/>
        </w:rPr>
        <w:t xml:space="preserve">time complexity O(1) AND make sure it will preserve the time complexity of any updated method. </w:t>
      </w:r>
      <w:r w:rsidRPr="3492E158">
        <w:rPr>
          <w:sz w:val="24"/>
          <w:szCs w:val="24"/>
        </w:rPr>
        <w:br w:type="page"/>
      </w:r>
    </w:p>
    <w:p w14:paraId="05B29928" w14:textId="77777777" w:rsidR="004A0356" w:rsidRPr="00346638" w:rsidRDefault="004A0356">
      <w:pPr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4A3EF7">
        <w:rPr>
          <w:rFonts w:cstheme="minorHAnsi"/>
        </w:rPr>
        <w:lastRenderedPageBreak/>
        <w:br w:type="page"/>
      </w:r>
    </w:p>
    <w:p w14:paraId="42BF8F7E" w14:textId="2227B682" w:rsidR="0022005E" w:rsidRPr="00346638" w:rsidRDefault="00B54341" w:rsidP="585B5D52">
      <w:pPr>
        <w:pStyle w:val="Heading1"/>
        <w:rPr>
          <w:rFonts w:asciiTheme="minorHAnsi" w:hAnsiTheme="minorHAnsi" w:cstheme="minorBidi"/>
        </w:rPr>
      </w:pPr>
      <w:r w:rsidRPr="3492E158">
        <w:rPr>
          <w:rFonts w:asciiTheme="minorHAnsi" w:hAnsiTheme="minorHAnsi" w:cstheme="minorBidi"/>
        </w:rPr>
        <w:lastRenderedPageBreak/>
        <w:t>Q</w:t>
      </w:r>
      <w:r w:rsidR="371D490D" w:rsidRPr="3492E158">
        <w:rPr>
          <w:rFonts w:asciiTheme="minorHAnsi" w:hAnsiTheme="minorHAnsi" w:cstheme="minorBidi"/>
        </w:rPr>
        <w:t xml:space="preserve">uestion </w:t>
      </w:r>
      <w:r w:rsidR="0046718D" w:rsidRPr="3492E158">
        <w:rPr>
          <w:rFonts w:asciiTheme="minorHAnsi" w:hAnsiTheme="minorHAnsi" w:cstheme="minorBidi"/>
        </w:rPr>
        <w:t>4</w:t>
      </w:r>
      <w:r w:rsidRPr="3492E158">
        <w:rPr>
          <w:rFonts w:asciiTheme="minorHAnsi" w:hAnsiTheme="minorHAnsi" w:cstheme="minorBidi"/>
        </w:rPr>
        <w:t>/4</w:t>
      </w:r>
      <w:r w:rsidR="371D490D" w:rsidRPr="3492E158">
        <w:rPr>
          <w:rFonts w:asciiTheme="minorHAnsi" w:hAnsiTheme="minorHAnsi" w:cstheme="minorBidi"/>
        </w:rPr>
        <w:t xml:space="preserve"> </w:t>
      </w:r>
      <w:r w:rsidR="1F463B25" w:rsidRPr="3492E158">
        <w:rPr>
          <w:rFonts w:asciiTheme="minorHAnsi" w:hAnsiTheme="minorHAnsi" w:cstheme="minorBidi"/>
        </w:rPr>
        <w:t>Graphs</w:t>
      </w:r>
      <w:r w:rsidR="00956425" w:rsidRPr="3492E158">
        <w:rPr>
          <w:rFonts w:asciiTheme="minorHAnsi" w:hAnsiTheme="minorHAnsi" w:cstheme="minorBidi"/>
        </w:rPr>
        <w:t xml:space="preserve"> </w:t>
      </w:r>
      <w:r w:rsidR="003C12E7" w:rsidRPr="3492E158">
        <w:rPr>
          <w:rFonts w:asciiTheme="minorHAnsi" w:hAnsiTheme="minorHAnsi" w:cstheme="minorBidi"/>
        </w:rPr>
        <w:t xml:space="preserve">(4 </w:t>
      </w:r>
      <w:r w:rsidR="371D490D" w:rsidRPr="3492E158">
        <w:rPr>
          <w:rFonts w:asciiTheme="minorHAnsi" w:hAnsiTheme="minorHAnsi" w:cstheme="minorBidi"/>
        </w:rPr>
        <w:t>points)</w:t>
      </w:r>
    </w:p>
    <w:p w14:paraId="182B7AD2" w14:textId="21DA64FF" w:rsidR="78E67988" w:rsidRDefault="78E67988" w:rsidP="3492E158">
      <w:pPr>
        <w:rPr>
          <w:rFonts w:ascii="Calibri" w:eastAsia="Calibri" w:hAnsi="Calibri" w:cs="Calibri"/>
          <w:color w:val="201F1E"/>
        </w:rPr>
      </w:pPr>
      <w:r w:rsidRPr="3492E158">
        <w:rPr>
          <w:rFonts w:ascii="Calibri" w:eastAsia="Calibri" w:hAnsi="Calibri" w:cs="Calibri"/>
          <w:color w:val="201F1E"/>
        </w:rPr>
        <w:t xml:space="preserve"> Write a method that</w:t>
      </w:r>
      <w:r w:rsidR="2909303B" w:rsidRPr="3492E158">
        <w:rPr>
          <w:rFonts w:ascii="Calibri" w:eastAsia="Calibri" w:hAnsi="Calibri" w:cs="Calibri"/>
          <w:color w:val="201F1E"/>
        </w:rPr>
        <w:t xml:space="preserve"> receives a vector containing N graphs and returns a new graph that is the</w:t>
      </w:r>
      <w:r w:rsidRPr="3492E158">
        <w:rPr>
          <w:rFonts w:ascii="Calibri" w:eastAsia="Calibri" w:hAnsi="Calibri" w:cs="Calibri"/>
          <w:color w:val="201F1E"/>
        </w:rPr>
        <w:t xml:space="preserve"> intersection of</w:t>
      </w:r>
      <w:r w:rsidR="2F6FC69F" w:rsidRPr="3492E158">
        <w:rPr>
          <w:rFonts w:ascii="Calibri" w:eastAsia="Calibri" w:hAnsi="Calibri" w:cs="Calibri"/>
          <w:color w:val="201F1E"/>
        </w:rPr>
        <w:t xml:space="preserve"> all</w:t>
      </w:r>
      <w:r w:rsidRPr="3492E158">
        <w:rPr>
          <w:rFonts w:ascii="Calibri" w:eastAsia="Calibri" w:hAnsi="Calibri" w:cs="Calibri"/>
          <w:color w:val="201F1E"/>
        </w:rPr>
        <w:t xml:space="preserve"> </w:t>
      </w:r>
      <w:r w:rsidR="55FFB848" w:rsidRPr="3492E158">
        <w:rPr>
          <w:rFonts w:ascii="Calibri" w:eastAsia="Calibri" w:hAnsi="Calibri" w:cs="Calibri"/>
          <w:color w:val="201F1E"/>
        </w:rPr>
        <w:t>N graphs</w:t>
      </w:r>
      <w:r w:rsidR="48CDC7EB" w:rsidRPr="3492E158">
        <w:rPr>
          <w:rFonts w:ascii="Calibri" w:eastAsia="Calibri" w:hAnsi="Calibri" w:cs="Calibri"/>
          <w:color w:val="201F1E"/>
        </w:rPr>
        <w:t>. Assume the edge-list representation of the of graphs.</w:t>
      </w:r>
      <w:ins w:id="39" w:author="Jansen, Bart" w:date="2021-01-24T09:24:00Z">
        <w:r w:rsidR="217487A4" w:rsidRPr="3492E158">
          <w:rPr>
            <w:rFonts w:ascii="Calibri" w:eastAsia="Calibri" w:hAnsi="Calibri" w:cs="Calibri"/>
            <w:color w:val="201F1E"/>
          </w:rPr>
          <w:t xml:space="preserve">  The intersection of two graphs is a graph containing only no</w:t>
        </w:r>
      </w:ins>
      <w:ins w:id="40" w:author="Jansen, Bart" w:date="2021-01-24T09:25:00Z">
        <w:r w:rsidR="217487A4" w:rsidRPr="3492E158">
          <w:rPr>
            <w:rFonts w:ascii="Calibri" w:eastAsia="Calibri" w:hAnsi="Calibri" w:cs="Calibri"/>
            <w:color w:val="201F1E"/>
          </w:rPr>
          <w:t>des and edges present in both graphs.</w:t>
        </w:r>
      </w:ins>
    </w:p>
    <w:p w14:paraId="7E06FBE5" w14:textId="2CEAA608" w:rsidR="143009F6" w:rsidRDefault="143009F6" w:rsidP="3492E158">
      <w:pPr>
        <w:rPr>
          <w:rFonts w:ascii="Calibri" w:eastAsia="Calibri" w:hAnsi="Calibri" w:cs="Calibri"/>
          <w:color w:val="201F1E"/>
        </w:rPr>
      </w:pPr>
      <w:r w:rsidRPr="3492E158">
        <w:rPr>
          <w:rFonts w:ascii="Calibri" w:eastAsia="Calibri" w:hAnsi="Calibri" w:cs="Calibri"/>
          <w:color w:val="201F1E"/>
        </w:rPr>
        <w:t>-------------------</w:t>
      </w:r>
    </w:p>
    <w:p w14:paraId="44DC0B4E" w14:textId="42512C61" w:rsidR="3B1955AA" w:rsidRPr="00346638" w:rsidRDefault="6B8A4F60" w:rsidP="3B1955AA">
      <w:r w:rsidRPr="52E1C3E5">
        <w:rPr>
          <w:rFonts w:ascii="Calibri" w:eastAsia="Calibri" w:hAnsi="Calibri" w:cs="Calibri"/>
          <w:color w:val="201F1E"/>
        </w:rPr>
        <w:t xml:space="preserve">Write a method which for each edge computes how many times that edge is part of </w:t>
      </w:r>
      <w:commentRangeStart w:id="41"/>
      <w:r w:rsidRPr="52E1C3E5">
        <w:rPr>
          <w:rFonts w:ascii="Calibri" w:eastAsia="Calibri" w:hAnsi="Calibri" w:cs="Calibri"/>
          <w:color w:val="201F1E"/>
        </w:rPr>
        <w:t>the shortest path</w:t>
      </w:r>
      <w:commentRangeEnd w:id="41"/>
      <w:r w:rsidR="3B1955AA">
        <w:rPr>
          <w:rStyle w:val="CommentReference"/>
        </w:rPr>
        <w:commentReference w:id="41"/>
      </w:r>
      <w:r w:rsidRPr="52E1C3E5">
        <w:rPr>
          <w:rFonts w:ascii="Calibri" w:eastAsia="Calibri" w:hAnsi="Calibri" w:cs="Calibri"/>
          <w:color w:val="201F1E"/>
        </w:rPr>
        <w:t xml:space="preserve"> from each node to all other nodes. Edges are undirected.</w:t>
      </w:r>
    </w:p>
    <w:p w14:paraId="79BBD7D2" w14:textId="36DDAE14" w:rsidR="3B1955AA" w:rsidRPr="00346638" w:rsidRDefault="6B8A4F60" w:rsidP="585B5D52">
      <w:pPr>
        <w:pStyle w:val="ListParagraph"/>
        <w:numPr>
          <w:ilvl w:val="0"/>
          <w:numId w:val="2"/>
        </w:numPr>
        <w:rPr>
          <w:rFonts w:eastAsiaTheme="minorEastAsia"/>
          <w:color w:val="201F1E"/>
        </w:rPr>
      </w:pPr>
      <w:proofErr w:type="gramStart"/>
      <w:r w:rsidRPr="585B5D52">
        <w:rPr>
          <w:rFonts w:ascii="Calibri" w:eastAsia="Calibri" w:hAnsi="Calibri" w:cs="Calibri"/>
          <w:color w:val="201F1E"/>
        </w:rPr>
        <w:t>E.g.</w:t>
      </w:r>
      <w:proofErr w:type="gramEnd"/>
      <w:r w:rsidRPr="585B5D52">
        <w:rPr>
          <w:rFonts w:ascii="Calibri" w:eastAsia="Calibri" w:hAnsi="Calibri" w:cs="Calibri"/>
          <w:color w:val="201F1E"/>
        </w:rPr>
        <w:t xml:space="preserve"> on a graph with nodes A, B, C and edges from each node to all others the shortest paths like this:</w:t>
      </w:r>
    </w:p>
    <w:p w14:paraId="63C03ABA" w14:textId="459577F5" w:rsidR="3B1955AA" w:rsidRPr="00346638" w:rsidRDefault="6B8A4F60" w:rsidP="3B1955AA">
      <w:r w:rsidRPr="585B5D52">
        <w:rPr>
          <w:rFonts w:ascii="Calibri" w:eastAsia="Calibri" w:hAnsi="Calibri" w:cs="Calibri"/>
          <w:color w:val="201F1E"/>
        </w:rPr>
        <w:t xml:space="preserve">                                                A-&gt;B      A-&gt;B-&gt;C</w:t>
      </w:r>
    </w:p>
    <w:p w14:paraId="3CA8A38A" w14:textId="00C260B6" w:rsidR="3B1955AA" w:rsidRPr="00346638" w:rsidRDefault="6B8A4F60" w:rsidP="3B1955AA">
      <w:r w:rsidRPr="585B5D52">
        <w:rPr>
          <w:rFonts w:ascii="Calibri" w:eastAsia="Calibri" w:hAnsi="Calibri" w:cs="Calibri"/>
          <w:color w:val="201F1E"/>
        </w:rPr>
        <w:t xml:space="preserve">                                                B-&gt;A      B-&gt;C</w:t>
      </w:r>
    </w:p>
    <w:p w14:paraId="31ED1E1B" w14:textId="32F3FEEC" w:rsidR="3B1955AA" w:rsidRPr="00346638" w:rsidRDefault="6B8A4F60" w:rsidP="3B1955AA">
      <w:r w:rsidRPr="585B5D52">
        <w:rPr>
          <w:rFonts w:ascii="Calibri" w:eastAsia="Calibri" w:hAnsi="Calibri" w:cs="Calibri"/>
          <w:color w:val="201F1E"/>
        </w:rPr>
        <w:t xml:space="preserve">                                                C-&gt;B-&gt;A</w:t>
      </w:r>
    </w:p>
    <w:p w14:paraId="355E3DE3" w14:textId="76C63BBF" w:rsidR="3B1955AA" w:rsidRPr="00346638" w:rsidRDefault="6B8A4F60" w:rsidP="52E1C3E5">
      <w:pPr>
        <w:pStyle w:val="ListParagraph"/>
        <w:numPr>
          <w:ilvl w:val="0"/>
          <w:numId w:val="1"/>
        </w:numPr>
        <w:rPr>
          <w:rFonts w:eastAsiaTheme="minorEastAsia"/>
          <w:color w:val="201F1E"/>
        </w:rPr>
      </w:pPr>
      <w:r w:rsidRPr="52E1C3E5">
        <w:rPr>
          <w:rFonts w:ascii="Calibri" w:eastAsia="Calibri" w:hAnsi="Calibri" w:cs="Calibri"/>
          <w:color w:val="201F1E"/>
        </w:rPr>
        <w:t>the edge A-&gt;B is "used" 4 times (in 4 out of these 5 paths), edge B-&gt;C is "used" 3x, edge A-&gt;C 0x</w:t>
      </w:r>
      <w:commentRangeStart w:id="42"/>
      <w:commentRangeEnd w:id="42"/>
      <w:r w:rsidR="3B1955AA">
        <w:rPr>
          <w:rStyle w:val="CommentReference"/>
        </w:rPr>
        <w:commentReference w:id="42"/>
      </w:r>
    </w:p>
    <w:p w14:paraId="1F25DDB4" w14:textId="3C3D8FBA" w:rsidR="3B1955AA" w:rsidRPr="00346638" w:rsidRDefault="3B1955AA" w:rsidP="585B5D52">
      <w:pPr>
        <w:rPr>
          <w:rFonts w:eastAsia="Helvetica"/>
          <w:sz w:val="24"/>
          <w:szCs w:val="24"/>
        </w:rPr>
      </w:pPr>
    </w:p>
    <w:p w14:paraId="7CDE3183" w14:textId="77777777" w:rsidR="00390567" w:rsidRPr="00B84AC3" w:rsidRDefault="00390567" w:rsidP="0039056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strike/>
          <w:color w:val="201F1E"/>
          <w:sz w:val="24"/>
          <w:szCs w:val="24"/>
        </w:rPr>
      </w:pPr>
      <w:commentRangeStart w:id="43"/>
      <w:r w:rsidRPr="00B84AC3">
        <w:rPr>
          <w:rFonts w:eastAsia="Times New Roman" w:cstheme="minorHAnsi"/>
          <w:strike/>
          <w:color w:val="201F1E"/>
          <w:sz w:val="24"/>
          <w:szCs w:val="24"/>
        </w:rPr>
        <w:t>For the following statements, explain whether the statements are correct or not and provide a clear motivation. No score will be given for answers without motivation.</w:t>
      </w:r>
    </w:p>
    <w:p w14:paraId="731E7648" w14:textId="77777777" w:rsidR="00390567" w:rsidRPr="00B84AC3" w:rsidRDefault="00390567" w:rsidP="0039056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strike/>
          <w:color w:val="201F1E"/>
          <w:sz w:val="24"/>
          <w:szCs w:val="24"/>
        </w:rPr>
      </w:pPr>
    </w:p>
    <w:p w14:paraId="51FD618E" w14:textId="77777777" w:rsidR="003E7FDC" w:rsidRPr="00B84AC3" w:rsidRDefault="00390567" w:rsidP="00390567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trike/>
          <w:color w:val="201F1E"/>
          <w:sz w:val="24"/>
          <w:szCs w:val="24"/>
        </w:rPr>
      </w:pPr>
      <w:r w:rsidRPr="00B84AC3">
        <w:rPr>
          <w:rFonts w:eastAsia="Times New Roman" w:cstheme="minorHAnsi"/>
          <w:strike/>
          <w:color w:val="201F1E"/>
          <w:sz w:val="24"/>
          <w:szCs w:val="24"/>
        </w:rPr>
        <w:t xml:space="preserve">Is it true that traversing a red-black tree with n nodes in in-order takes </w:t>
      </w:r>
      <w:proofErr w:type="gramStart"/>
      <w:r w:rsidRPr="00B84AC3">
        <w:rPr>
          <w:rFonts w:eastAsia="Times New Roman" w:cstheme="minorHAnsi"/>
          <w:strike/>
          <w:color w:val="201F1E"/>
          <w:sz w:val="24"/>
          <w:szCs w:val="24"/>
        </w:rPr>
        <w:t>O(</w:t>
      </w:r>
      <w:proofErr w:type="gramEnd"/>
      <w:r w:rsidRPr="00B84AC3">
        <w:rPr>
          <w:rFonts w:eastAsia="Times New Roman" w:cstheme="minorHAnsi"/>
          <w:strike/>
          <w:color w:val="201F1E"/>
          <w:sz w:val="24"/>
          <w:szCs w:val="24"/>
        </w:rPr>
        <w:t>n log n) time?</w:t>
      </w:r>
    </w:p>
    <w:p w14:paraId="5409E288" w14:textId="3D9B8931" w:rsidR="003E7FDC" w:rsidRPr="00B84AC3" w:rsidRDefault="00390567" w:rsidP="00390567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trike/>
          <w:color w:val="201F1E"/>
          <w:sz w:val="24"/>
          <w:szCs w:val="24"/>
        </w:rPr>
      </w:pPr>
      <w:r w:rsidRPr="00B84AC3">
        <w:rPr>
          <w:rFonts w:eastAsia="Times New Roman" w:cstheme="minorHAnsi"/>
          <w:strike/>
          <w:color w:val="201F1E"/>
          <w:sz w:val="24"/>
          <w:szCs w:val="24"/>
        </w:rPr>
        <w:t xml:space="preserve">Is it true that a red-black tree with n elements, the elements can be sorted in at most </w:t>
      </w:r>
      <w:r w:rsidR="00B57C63" w:rsidRPr="00B84AC3">
        <w:rPr>
          <w:rFonts w:eastAsia="Times New Roman" w:cstheme="minorHAnsi"/>
          <w:strike/>
          <w:color w:val="201F1E"/>
          <w:sz w:val="24"/>
          <w:szCs w:val="24"/>
        </w:rPr>
        <w:br/>
      </w:r>
      <w:proofErr w:type="gramStart"/>
      <w:r w:rsidRPr="00B84AC3">
        <w:rPr>
          <w:rFonts w:eastAsia="Times New Roman" w:cstheme="minorHAnsi"/>
          <w:strike/>
          <w:color w:val="201F1E"/>
          <w:sz w:val="24"/>
          <w:szCs w:val="24"/>
        </w:rPr>
        <w:t>O(</w:t>
      </w:r>
      <w:proofErr w:type="gramEnd"/>
      <w:r w:rsidRPr="00B84AC3">
        <w:rPr>
          <w:rFonts w:eastAsia="Times New Roman" w:cstheme="minorHAnsi"/>
          <w:strike/>
          <w:color w:val="201F1E"/>
          <w:sz w:val="24"/>
          <w:szCs w:val="24"/>
        </w:rPr>
        <w:t>n log n)?</w:t>
      </w:r>
    </w:p>
    <w:p w14:paraId="2E7DBD2F" w14:textId="12EAFB23" w:rsidR="003E7FDC" w:rsidRPr="00B84AC3" w:rsidRDefault="00390567" w:rsidP="003E7FDC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trike/>
          <w:color w:val="201F1E"/>
          <w:sz w:val="24"/>
          <w:szCs w:val="24"/>
        </w:rPr>
      </w:pPr>
      <w:r w:rsidRPr="00B84AC3">
        <w:rPr>
          <w:rFonts w:eastAsia="Times New Roman" w:cstheme="minorHAnsi"/>
          <w:strike/>
          <w:color w:val="201F1E"/>
          <w:sz w:val="24"/>
          <w:szCs w:val="24"/>
        </w:rPr>
        <w:t>Is it true that the time complexity of building a red-black tree with n elements is O(n</w:t>
      </w:r>
      <w:r w:rsidRPr="00B84AC3">
        <w:rPr>
          <w:rFonts w:eastAsia="Times New Roman" w:cstheme="minorHAnsi"/>
          <w:strike/>
          <w:color w:val="201F1E"/>
          <w:sz w:val="24"/>
          <w:szCs w:val="24"/>
          <w:vertAlign w:val="superscript"/>
        </w:rPr>
        <w:t>2</w:t>
      </w:r>
      <w:r w:rsidRPr="00B84AC3">
        <w:rPr>
          <w:rFonts w:eastAsia="Times New Roman" w:cstheme="minorHAnsi"/>
          <w:strike/>
          <w:color w:val="201F1E"/>
          <w:sz w:val="24"/>
          <w:szCs w:val="24"/>
        </w:rPr>
        <w:t>)?</w:t>
      </w:r>
    </w:p>
    <w:p w14:paraId="2A0A2A4B" w14:textId="06B3D592" w:rsidR="00390567" w:rsidRPr="00B84AC3" w:rsidRDefault="00390567" w:rsidP="003E7FDC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trike/>
          <w:color w:val="201F1E"/>
          <w:sz w:val="24"/>
          <w:szCs w:val="24"/>
        </w:rPr>
      </w:pPr>
      <w:r w:rsidRPr="00B84AC3">
        <w:rPr>
          <w:rFonts w:eastAsia="Times New Roman" w:cstheme="minorHAnsi"/>
          <w:strike/>
          <w:color w:val="201F1E"/>
          <w:sz w:val="24"/>
          <w:szCs w:val="24"/>
        </w:rPr>
        <w:t xml:space="preserve">Is it true that the insertion of the elements 13, 10, 8, 3, 4 and 9 in an empty </w:t>
      </w:r>
      <w:proofErr w:type="gramStart"/>
      <w:r w:rsidRPr="00B84AC3">
        <w:rPr>
          <w:rFonts w:eastAsia="Times New Roman" w:cstheme="minorHAnsi"/>
          <w:strike/>
          <w:color w:val="201F1E"/>
          <w:sz w:val="24"/>
          <w:szCs w:val="24"/>
        </w:rPr>
        <w:t>red black</w:t>
      </w:r>
      <w:proofErr w:type="gramEnd"/>
      <w:r w:rsidRPr="00B84AC3">
        <w:rPr>
          <w:rFonts w:eastAsia="Times New Roman" w:cstheme="minorHAnsi"/>
          <w:strike/>
          <w:color w:val="201F1E"/>
          <w:sz w:val="24"/>
          <w:szCs w:val="24"/>
        </w:rPr>
        <w:t xml:space="preserve"> tree can result in the </w:t>
      </w:r>
      <w:r w:rsidR="00B57C63" w:rsidRPr="00B84AC3">
        <w:rPr>
          <w:rFonts w:eastAsia="Times New Roman" w:cstheme="minorHAnsi"/>
          <w:strike/>
          <w:color w:val="201F1E"/>
          <w:sz w:val="24"/>
          <w:szCs w:val="24"/>
        </w:rPr>
        <w:t xml:space="preserve">following </w:t>
      </w:r>
      <w:r w:rsidR="4B89763C" w:rsidRPr="00B84AC3">
        <w:rPr>
          <w:rFonts w:eastAsia="Times New Roman" w:cstheme="minorHAnsi"/>
          <w:strike/>
          <w:color w:val="201F1E"/>
          <w:sz w:val="24"/>
          <w:szCs w:val="24"/>
        </w:rPr>
        <w:t>tree</w:t>
      </w:r>
      <w:r w:rsidR="00B57C63" w:rsidRPr="00B84AC3">
        <w:rPr>
          <w:rFonts w:eastAsia="Times New Roman" w:cstheme="minorHAnsi"/>
          <w:strike/>
          <w:color w:val="201F1E"/>
          <w:sz w:val="24"/>
          <w:szCs w:val="24"/>
        </w:rPr>
        <w:t>?</w:t>
      </w:r>
      <w:r w:rsidRPr="00B84AC3">
        <w:rPr>
          <w:rFonts w:eastAsia="Times New Roman" w:cstheme="minorHAnsi"/>
          <w:strike/>
          <w:color w:val="201F1E"/>
          <w:sz w:val="24"/>
          <w:szCs w:val="24"/>
        </w:rPr>
        <w:t> </w:t>
      </w:r>
      <w:commentRangeEnd w:id="43"/>
      <w:r w:rsidR="00B84AC3">
        <w:rPr>
          <w:rStyle w:val="CommentReference"/>
        </w:rPr>
        <w:commentReference w:id="43"/>
      </w:r>
    </w:p>
    <w:p w14:paraId="3E108799" w14:textId="054CD364" w:rsidR="3B1955AA" w:rsidRPr="004A3EF7" w:rsidRDefault="4B89763C" w:rsidP="00B57C63">
      <w:pPr>
        <w:jc w:val="center"/>
        <w:rPr>
          <w:rFonts w:cstheme="minorHAnsi"/>
        </w:rPr>
      </w:pPr>
      <w:r>
        <w:rPr>
          <w:noProof/>
        </w:rPr>
        <w:drawing>
          <wp:inline distT="0" distB="0" distL="0" distR="0" wp14:anchorId="70B6794A" wp14:editId="3492C24F">
            <wp:extent cx="2936631" cy="1976108"/>
            <wp:effectExtent l="0" t="0" r="0" b="5715"/>
            <wp:docPr id="652431394" name="Picture 652431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243139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6631" cy="197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189A8" w14:textId="35F167DD" w:rsidR="3B1955AA" w:rsidRPr="00346638" w:rsidRDefault="3B1955AA" w:rsidP="3B1955AA">
      <w:pPr>
        <w:rPr>
          <w:rFonts w:eastAsia="Arial" w:cstheme="minorHAnsi"/>
          <w:sz w:val="24"/>
          <w:szCs w:val="24"/>
        </w:rPr>
      </w:pPr>
    </w:p>
    <w:p w14:paraId="559F723F" w14:textId="10B420D9" w:rsidR="006E2A48" w:rsidRPr="008204AF" w:rsidRDefault="0096263E" w:rsidP="0022005E">
      <w:pPr>
        <w:rPr>
          <w:rFonts w:cstheme="minorHAnsi"/>
        </w:rPr>
      </w:pPr>
      <w:r w:rsidRPr="00346638">
        <w:rPr>
          <w:rStyle w:val="Heading1Char"/>
          <w:rFonts w:asciiTheme="minorHAnsi" w:hAnsiTheme="minorHAnsi" w:cstheme="minorHAnsi"/>
        </w:rPr>
        <w:br w:type="page"/>
      </w:r>
    </w:p>
    <w:p w14:paraId="7CD7FF78" w14:textId="77777777" w:rsidR="008553CC" w:rsidRPr="00346638" w:rsidRDefault="008553CC" w:rsidP="008553CC">
      <w:pPr>
        <w:rPr>
          <w:rFonts w:cstheme="minorHAnsi"/>
        </w:rPr>
      </w:pPr>
    </w:p>
    <w:p w14:paraId="05709702" w14:textId="77777777" w:rsidR="00CA3BD8" w:rsidRPr="00346638" w:rsidRDefault="00CA3BD8" w:rsidP="006408B4">
      <w:pPr>
        <w:pStyle w:val="ListParagraph"/>
        <w:jc w:val="both"/>
        <w:rPr>
          <w:rFonts w:cstheme="minorHAnsi"/>
        </w:rPr>
      </w:pPr>
    </w:p>
    <w:p w14:paraId="4B5DD74E" w14:textId="77777777" w:rsidR="0022005E" w:rsidRPr="00346638" w:rsidRDefault="0022005E" w:rsidP="006408B4">
      <w:pPr>
        <w:pStyle w:val="ListParagraph"/>
        <w:jc w:val="both"/>
        <w:rPr>
          <w:rFonts w:cstheme="minorHAnsi"/>
        </w:rPr>
      </w:pPr>
    </w:p>
    <w:p w14:paraId="6A19B249" w14:textId="77777777" w:rsidR="0022005E" w:rsidRPr="00346638" w:rsidRDefault="0022005E" w:rsidP="006408B4">
      <w:pPr>
        <w:pStyle w:val="ListParagraph"/>
        <w:jc w:val="both"/>
        <w:rPr>
          <w:rFonts w:cstheme="minorHAnsi"/>
        </w:rPr>
      </w:pPr>
    </w:p>
    <w:p w14:paraId="12FAAE4C" w14:textId="77777777" w:rsidR="00637464" w:rsidRPr="00346638" w:rsidRDefault="00637464">
      <w:pPr>
        <w:rPr>
          <w:rFonts w:cstheme="minorHAnsi"/>
        </w:rPr>
        <w:sectPr w:rsidR="00637464" w:rsidRPr="00346638" w:rsidSect="0080739D">
          <w:headerReference w:type="even" r:id="rId16"/>
          <w:headerReference w:type="default" r:id="rId17"/>
          <w:footerReference w:type="even" r:id="rId18"/>
          <w:footerReference w:type="default" r:id="rId19"/>
          <w:pgSz w:w="12240" w:h="15840"/>
          <w:pgMar w:top="720" w:right="720" w:bottom="720" w:left="720" w:header="0" w:footer="708" w:gutter="0"/>
          <w:cols w:space="708"/>
          <w:docGrid w:linePitch="360"/>
        </w:sectPr>
      </w:pPr>
    </w:p>
    <w:p w14:paraId="047081E8" w14:textId="100284F8" w:rsidR="00F809CC" w:rsidRPr="001F0375" w:rsidRDefault="371D490D">
      <w:pPr>
        <w:pStyle w:val="Heading1"/>
      </w:pPr>
      <w:r w:rsidRPr="001F0375">
        <w:lastRenderedPageBreak/>
        <w:t>Provided Code</w:t>
      </w:r>
    </w:p>
    <w:p w14:paraId="4DFFAE40" w14:textId="76F85693" w:rsidR="002448B5" w:rsidRPr="001F0375" w:rsidRDefault="002448B5" w:rsidP="00346638">
      <w:pPr>
        <w:pStyle w:val="Heading2"/>
      </w:pPr>
      <w:r w:rsidRPr="001F0375">
        <w:t>Vector</w:t>
      </w:r>
    </w:p>
    <w:p w14:paraId="6DE4AA19" w14:textId="584652B7" w:rsidR="000B1B59" w:rsidRPr="00346638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b/>
          <w:bCs/>
          <w:color w:val="7F0055"/>
          <w:sz w:val="20"/>
          <w:szCs w:val="20"/>
        </w:rPr>
        <w:t>public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b/>
          <w:bCs/>
          <w:color w:val="7F0055"/>
          <w:sz w:val="20"/>
          <w:szCs w:val="20"/>
        </w:rPr>
        <w:t>class</w:t>
      </w:r>
      <w:r w:rsidRPr="00346638">
        <w:rPr>
          <w:rFonts w:cstheme="minorHAnsi"/>
          <w:color w:val="000000"/>
          <w:sz w:val="20"/>
          <w:szCs w:val="20"/>
        </w:rPr>
        <w:t xml:space="preserve"> Vector</w:t>
      </w:r>
      <w:r w:rsidR="00292852" w:rsidRPr="00C22B21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color w:val="000000"/>
          <w:sz w:val="20"/>
          <w:szCs w:val="20"/>
        </w:rPr>
        <w:t>{</w:t>
      </w:r>
    </w:p>
    <w:p w14:paraId="785E6782" w14:textId="77777777" w:rsidR="000B1B59" w:rsidRPr="00346638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protected</w:t>
      </w:r>
      <w:r w:rsidRPr="00346638">
        <w:rPr>
          <w:rFonts w:cstheme="minorHAnsi"/>
          <w:color w:val="000000"/>
          <w:sz w:val="20"/>
          <w:szCs w:val="20"/>
        </w:rPr>
        <w:t xml:space="preserve"> Object </w:t>
      </w:r>
      <w:proofErr w:type="gramStart"/>
      <w:r w:rsidRPr="00346638">
        <w:rPr>
          <w:rFonts w:cstheme="minorHAnsi"/>
          <w:color w:val="0000C0"/>
          <w:sz w:val="20"/>
          <w:szCs w:val="20"/>
        </w:rPr>
        <w:t>data</w:t>
      </w:r>
      <w:r w:rsidRPr="00346638">
        <w:rPr>
          <w:rFonts w:cstheme="minorHAnsi"/>
          <w:color w:val="000000"/>
          <w:sz w:val="20"/>
          <w:szCs w:val="20"/>
        </w:rPr>
        <w:t>[</w:t>
      </w:r>
      <w:proofErr w:type="gramEnd"/>
      <w:r w:rsidRPr="00346638">
        <w:rPr>
          <w:rFonts w:cstheme="minorHAnsi"/>
          <w:color w:val="000000"/>
          <w:sz w:val="20"/>
          <w:szCs w:val="20"/>
        </w:rPr>
        <w:t>];</w:t>
      </w:r>
    </w:p>
    <w:p w14:paraId="58B5CBC1" w14:textId="77777777" w:rsidR="000B1B59" w:rsidRPr="00346638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protected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b/>
          <w:bCs/>
          <w:color w:val="7F0055"/>
          <w:sz w:val="20"/>
          <w:szCs w:val="20"/>
        </w:rPr>
        <w:t>int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gramStart"/>
      <w:r w:rsidRPr="00346638">
        <w:rPr>
          <w:rFonts w:cstheme="minorHAnsi"/>
          <w:color w:val="0000C0"/>
          <w:sz w:val="20"/>
          <w:szCs w:val="20"/>
        </w:rPr>
        <w:t>count</w:t>
      </w:r>
      <w:r w:rsidRPr="00346638">
        <w:rPr>
          <w:rFonts w:cstheme="minorHAnsi"/>
          <w:color w:val="000000"/>
          <w:sz w:val="20"/>
          <w:szCs w:val="20"/>
        </w:rPr>
        <w:t>;</w:t>
      </w:r>
      <w:proofErr w:type="gramEnd"/>
    </w:p>
    <w:p w14:paraId="515689BF" w14:textId="77777777" w:rsidR="000B1B59" w:rsidRPr="00346638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</w:p>
    <w:p w14:paraId="1A918D75" w14:textId="5DC60916" w:rsidR="000B1B59" w:rsidRPr="00346638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public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gramStart"/>
      <w:r w:rsidRPr="00346638">
        <w:rPr>
          <w:rFonts w:cstheme="minorHAnsi"/>
          <w:color w:val="000000"/>
          <w:sz w:val="20"/>
          <w:szCs w:val="20"/>
        </w:rPr>
        <w:t>Vector(</w:t>
      </w:r>
      <w:proofErr w:type="gramEnd"/>
      <w:r w:rsidRPr="00346638">
        <w:rPr>
          <w:rFonts w:cstheme="minorHAnsi"/>
          <w:b/>
          <w:bCs/>
          <w:color w:val="7F0055"/>
          <w:sz w:val="20"/>
          <w:szCs w:val="20"/>
        </w:rPr>
        <w:t>int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color w:val="6A3E3E"/>
          <w:sz w:val="20"/>
          <w:szCs w:val="20"/>
        </w:rPr>
        <w:t>capacity</w:t>
      </w:r>
      <w:r w:rsidRPr="00346638">
        <w:rPr>
          <w:rFonts w:cstheme="minorHAnsi"/>
          <w:color w:val="000000"/>
          <w:sz w:val="20"/>
          <w:szCs w:val="20"/>
        </w:rPr>
        <w:t>)</w:t>
      </w:r>
      <w:r w:rsidR="00292852" w:rsidRPr="00C22B21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color w:val="000000"/>
          <w:sz w:val="20"/>
          <w:szCs w:val="20"/>
        </w:rPr>
        <w:t>{</w:t>
      </w:r>
    </w:p>
    <w:p w14:paraId="5CEC816B" w14:textId="77777777" w:rsidR="000B1B59" w:rsidRPr="00346638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C0"/>
          <w:sz w:val="20"/>
          <w:szCs w:val="20"/>
        </w:rPr>
        <w:t>data</w:t>
      </w:r>
      <w:r w:rsidRPr="00346638">
        <w:rPr>
          <w:rFonts w:cstheme="minorHAnsi"/>
          <w:color w:val="000000"/>
          <w:sz w:val="20"/>
          <w:szCs w:val="20"/>
        </w:rPr>
        <w:t xml:space="preserve"> = </w:t>
      </w:r>
      <w:r w:rsidRPr="00346638">
        <w:rPr>
          <w:rFonts w:cstheme="minorHAnsi"/>
          <w:b/>
          <w:bCs/>
          <w:color w:val="7F0055"/>
          <w:sz w:val="20"/>
          <w:szCs w:val="20"/>
        </w:rPr>
        <w:t>new</w:t>
      </w:r>
      <w:r w:rsidRPr="00346638">
        <w:rPr>
          <w:rFonts w:cstheme="minorHAnsi"/>
          <w:color w:val="000000"/>
          <w:sz w:val="20"/>
          <w:szCs w:val="20"/>
        </w:rPr>
        <w:t xml:space="preserve"> Object[</w:t>
      </w:r>
      <w:r w:rsidRPr="00346638">
        <w:rPr>
          <w:rFonts w:cstheme="minorHAnsi"/>
          <w:color w:val="6A3E3E"/>
          <w:sz w:val="20"/>
          <w:szCs w:val="20"/>
        </w:rPr>
        <w:t>capacity</w:t>
      </w:r>
      <w:proofErr w:type="gramStart"/>
      <w:r w:rsidRPr="00346638">
        <w:rPr>
          <w:rFonts w:cstheme="minorHAnsi"/>
          <w:color w:val="000000"/>
          <w:sz w:val="20"/>
          <w:szCs w:val="20"/>
        </w:rPr>
        <w:t>];</w:t>
      </w:r>
      <w:proofErr w:type="gramEnd"/>
    </w:p>
    <w:p w14:paraId="782DBD62" w14:textId="77777777" w:rsidR="000B1B59" w:rsidRPr="00346638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C0"/>
          <w:sz w:val="20"/>
          <w:szCs w:val="20"/>
        </w:rPr>
        <w:t>count</w:t>
      </w:r>
      <w:r w:rsidRPr="00346638">
        <w:rPr>
          <w:rFonts w:cstheme="minorHAnsi"/>
          <w:color w:val="000000"/>
          <w:sz w:val="20"/>
          <w:szCs w:val="20"/>
        </w:rPr>
        <w:t xml:space="preserve"> = </w:t>
      </w:r>
      <w:proofErr w:type="gramStart"/>
      <w:r w:rsidRPr="00346638">
        <w:rPr>
          <w:rFonts w:cstheme="minorHAnsi"/>
          <w:color w:val="000000"/>
          <w:sz w:val="20"/>
          <w:szCs w:val="20"/>
        </w:rPr>
        <w:t>0;</w:t>
      </w:r>
      <w:proofErr w:type="gramEnd"/>
    </w:p>
    <w:p w14:paraId="0DC75ECD" w14:textId="77777777" w:rsidR="000B1B59" w:rsidRPr="00346638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  <w:t>}</w:t>
      </w:r>
    </w:p>
    <w:p w14:paraId="348C9E3D" w14:textId="77777777" w:rsidR="000B1B59" w:rsidRPr="00346638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285C61BD" w14:textId="17BBA785" w:rsidR="000B1B59" w:rsidRPr="00346638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public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b/>
          <w:bCs/>
          <w:color w:val="7F0055"/>
          <w:sz w:val="20"/>
          <w:szCs w:val="20"/>
        </w:rPr>
        <w:t>int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gramStart"/>
      <w:r w:rsidRPr="00346638">
        <w:rPr>
          <w:rFonts w:cstheme="minorHAnsi"/>
          <w:color w:val="000000"/>
          <w:sz w:val="20"/>
          <w:szCs w:val="20"/>
        </w:rPr>
        <w:t>size(</w:t>
      </w:r>
      <w:proofErr w:type="gramEnd"/>
      <w:r w:rsidRPr="00346638">
        <w:rPr>
          <w:rFonts w:cstheme="minorHAnsi"/>
          <w:color w:val="000000"/>
          <w:sz w:val="20"/>
          <w:szCs w:val="20"/>
        </w:rPr>
        <w:t>)</w:t>
      </w:r>
      <w:r w:rsidR="00292852" w:rsidRPr="00C22B21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color w:val="000000"/>
          <w:sz w:val="20"/>
          <w:szCs w:val="20"/>
        </w:rPr>
        <w:t>{</w:t>
      </w:r>
    </w:p>
    <w:p w14:paraId="7B1E4E99" w14:textId="77777777" w:rsidR="000B1B59" w:rsidRPr="00346638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return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gramStart"/>
      <w:r w:rsidRPr="00346638">
        <w:rPr>
          <w:rFonts w:cstheme="minorHAnsi"/>
          <w:color w:val="0000C0"/>
          <w:sz w:val="20"/>
          <w:szCs w:val="20"/>
        </w:rPr>
        <w:t>count</w:t>
      </w:r>
      <w:r w:rsidRPr="00346638">
        <w:rPr>
          <w:rFonts w:cstheme="minorHAnsi"/>
          <w:color w:val="000000"/>
          <w:sz w:val="20"/>
          <w:szCs w:val="20"/>
        </w:rPr>
        <w:t>;</w:t>
      </w:r>
      <w:proofErr w:type="gramEnd"/>
    </w:p>
    <w:p w14:paraId="54BA3399" w14:textId="77777777" w:rsidR="000B1B59" w:rsidRPr="00346638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  <w:t>}</w:t>
      </w:r>
    </w:p>
    <w:p w14:paraId="065A63B4" w14:textId="77777777" w:rsidR="000B1B59" w:rsidRPr="00346638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 xml:space="preserve"> </w:t>
      </w:r>
    </w:p>
    <w:p w14:paraId="7353549E" w14:textId="4180185A" w:rsidR="000B1B59" w:rsidRPr="00346638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public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 w:rsidRPr="00346638">
        <w:rPr>
          <w:rFonts w:cstheme="minorHAnsi"/>
          <w:b/>
          <w:bCs/>
          <w:color w:val="7F0055"/>
          <w:sz w:val="20"/>
          <w:szCs w:val="20"/>
        </w:rPr>
        <w:t>boolean</w:t>
      </w:r>
      <w:proofErr w:type="spellEnd"/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proofErr w:type="gramStart"/>
      <w:r w:rsidRPr="00346638">
        <w:rPr>
          <w:rFonts w:cstheme="minorHAnsi"/>
          <w:color w:val="000000"/>
          <w:sz w:val="20"/>
          <w:szCs w:val="20"/>
        </w:rPr>
        <w:t>isEmpty</w:t>
      </w:r>
      <w:proofErr w:type="spellEnd"/>
      <w:r w:rsidRPr="00346638">
        <w:rPr>
          <w:rFonts w:cstheme="minorHAnsi"/>
          <w:color w:val="000000"/>
          <w:sz w:val="20"/>
          <w:szCs w:val="20"/>
        </w:rPr>
        <w:t>(</w:t>
      </w:r>
      <w:proofErr w:type="gramEnd"/>
      <w:r w:rsidRPr="00346638">
        <w:rPr>
          <w:rFonts w:cstheme="minorHAnsi"/>
          <w:color w:val="000000"/>
          <w:sz w:val="20"/>
          <w:szCs w:val="20"/>
        </w:rPr>
        <w:t>)</w:t>
      </w:r>
      <w:r w:rsidR="00292852" w:rsidRPr="00C22B21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color w:val="000000"/>
          <w:sz w:val="20"/>
          <w:szCs w:val="20"/>
        </w:rPr>
        <w:t>{</w:t>
      </w:r>
    </w:p>
    <w:p w14:paraId="5EE21D4B" w14:textId="77777777" w:rsidR="000B1B59" w:rsidRPr="00346638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return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gramStart"/>
      <w:r w:rsidRPr="00346638">
        <w:rPr>
          <w:rFonts w:cstheme="minorHAnsi"/>
          <w:color w:val="000000"/>
          <w:sz w:val="20"/>
          <w:szCs w:val="20"/>
        </w:rPr>
        <w:t>size(</w:t>
      </w:r>
      <w:proofErr w:type="gramEnd"/>
      <w:r w:rsidRPr="00346638">
        <w:rPr>
          <w:rFonts w:cstheme="minorHAnsi"/>
          <w:color w:val="000000"/>
          <w:sz w:val="20"/>
          <w:szCs w:val="20"/>
        </w:rPr>
        <w:t>) == 0;</w:t>
      </w:r>
    </w:p>
    <w:p w14:paraId="238AB5AB" w14:textId="77777777" w:rsidR="000B1B59" w:rsidRPr="00346638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  <w:t>}</w:t>
      </w:r>
    </w:p>
    <w:p w14:paraId="1B68186C" w14:textId="77777777" w:rsidR="000B1B59" w:rsidRPr="00346638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04EFC66E" w14:textId="3F8F687F" w:rsidR="000B1B59" w:rsidRPr="00346638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public</w:t>
      </w:r>
      <w:r w:rsidRPr="00346638">
        <w:rPr>
          <w:rFonts w:cstheme="minorHAnsi"/>
          <w:color w:val="000000"/>
          <w:sz w:val="20"/>
          <w:szCs w:val="20"/>
        </w:rPr>
        <w:t xml:space="preserve"> Object </w:t>
      </w:r>
      <w:proofErr w:type="gramStart"/>
      <w:r w:rsidRPr="00346638">
        <w:rPr>
          <w:rFonts w:cstheme="minorHAnsi"/>
          <w:color w:val="000000"/>
          <w:sz w:val="20"/>
          <w:szCs w:val="20"/>
        </w:rPr>
        <w:t>get(</w:t>
      </w:r>
      <w:proofErr w:type="gramEnd"/>
      <w:r w:rsidRPr="00346638">
        <w:rPr>
          <w:rFonts w:cstheme="minorHAnsi"/>
          <w:b/>
          <w:bCs/>
          <w:color w:val="7F0055"/>
          <w:sz w:val="20"/>
          <w:szCs w:val="20"/>
        </w:rPr>
        <w:t>int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color w:val="6A3E3E"/>
          <w:sz w:val="20"/>
          <w:szCs w:val="20"/>
        </w:rPr>
        <w:t>index</w:t>
      </w:r>
      <w:r w:rsidRPr="00346638">
        <w:rPr>
          <w:rFonts w:cstheme="minorHAnsi"/>
          <w:color w:val="000000"/>
          <w:sz w:val="20"/>
          <w:szCs w:val="20"/>
        </w:rPr>
        <w:t>)</w:t>
      </w:r>
      <w:r w:rsidR="00292852" w:rsidRPr="00C22B21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color w:val="000000"/>
          <w:sz w:val="20"/>
          <w:szCs w:val="20"/>
        </w:rPr>
        <w:t>{</w:t>
      </w:r>
    </w:p>
    <w:p w14:paraId="7D9C24ED" w14:textId="77777777" w:rsidR="000B1B59" w:rsidRPr="00346638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return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color w:val="0000C0"/>
          <w:sz w:val="20"/>
          <w:szCs w:val="20"/>
        </w:rPr>
        <w:t>data</w:t>
      </w:r>
      <w:r w:rsidRPr="00346638">
        <w:rPr>
          <w:rFonts w:cstheme="minorHAnsi"/>
          <w:color w:val="000000"/>
          <w:sz w:val="20"/>
          <w:szCs w:val="20"/>
        </w:rPr>
        <w:t>[</w:t>
      </w:r>
      <w:r w:rsidRPr="00346638">
        <w:rPr>
          <w:rFonts w:cstheme="minorHAnsi"/>
          <w:color w:val="6A3E3E"/>
          <w:sz w:val="20"/>
          <w:szCs w:val="20"/>
        </w:rPr>
        <w:t>index</w:t>
      </w:r>
      <w:proofErr w:type="gramStart"/>
      <w:r w:rsidRPr="00346638">
        <w:rPr>
          <w:rFonts w:cstheme="minorHAnsi"/>
          <w:color w:val="000000"/>
          <w:sz w:val="20"/>
          <w:szCs w:val="20"/>
        </w:rPr>
        <w:t>];</w:t>
      </w:r>
      <w:proofErr w:type="gramEnd"/>
    </w:p>
    <w:p w14:paraId="6A41966D" w14:textId="77777777" w:rsidR="000B1B59" w:rsidRPr="00346638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  <w:t>}</w:t>
      </w:r>
    </w:p>
    <w:p w14:paraId="7134B706" w14:textId="77777777" w:rsidR="000B1B59" w:rsidRPr="00346638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56015BF7" w14:textId="187520A6" w:rsidR="000B1B59" w:rsidRPr="00346638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public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b/>
          <w:bCs/>
          <w:color w:val="7F0055"/>
          <w:sz w:val="20"/>
          <w:szCs w:val="20"/>
        </w:rPr>
        <w:t>void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gramStart"/>
      <w:r w:rsidRPr="00346638">
        <w:rPr>
          <w:rFonts w:cstheme="minorHAnsi"/>
          <w:color w:val="000000"/>
          <w:sz w:val="20"/>
          <w:szCs w:val="20"/>
        </w:rPr>
        <w:t>set(</w:t>
      </w:r>
      <w:proofErr w:type="gramEnd"/>
      <w:r w:rsidRPr="00346638">
        <w:rPr>
          <w:rFonts w:cstheme="minorHAnsi"/>
          <w:b/>
          <w:bCs/>
          <w:color w:val="7F0055"/>
          <w:sz w:val="20"/>
          <w:szCs w:val="20"/>
        </w:rPr>
        <w:t>int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color w:val="6A3E3E"/>
          <w:sz w:val="20"/>
          <w:szCs w:val="20"/>
        </w:rPr>
        <w:t>index</w:t>
      </w:r>
      <w:r w:rsidRPr="00346638">
        <w:rPr>
          <w:rFonts w:cstheme="minorHAnsi"/>
          <w:color w:val="000000"/>
          <w:sz w:val="20"/>
          <w:szCs w:val="20"/>
        </w:rPr>
        <w:t xml:space="preserve">, Object </w:t>
      </w:r>
      <w:r w:rsidRPr="00346638">
        <w:rPr>
          <w:rFonts w:cstheme="minorHAnsi"/>
          <w:color w:val="6A3E3E"/>
          <w:sz w:val="20"/>
          <w:szCs w:val="20"/>
        </w:rPr>
        <w:t>obj</w:t>
      </w:r>
      <w:r w:rsidRPr="00346638">
        <w:rPr>
          <w:rFonts w:cstheme="minorHAnsi"/>
          <w:color w:val="000000"/>
          <w:sz w:val="20"/>
          <w:szCs w:val="20"/>
        </w:rPr>
        <w:t>)</w:t>
      </w:r>
      <w:r w:rsidR="00292852" w:rsidRPr="00C22B21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color w:val="000000"/>
          <w:sz w:val="20"/>
          <w:szCs w:val="20"/>
        </w:rPr>
        <w:t>{</w:t>
      </w:r>
    </w:p>
    <w:p w14:paraId="0D31F87D" w14:textId="77777777" w:rsidR="000B1B59" w:rsidRPr="00346638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C0"/>
          <w:sz w:val="20"/>
          <w:szCs w:val="20"/>
        </w:rPr>
        <w:t>data</w:t>
      </w:r>
      <w:r w:rsidRPr="00346638">
        <w:rPr>
          <w:rFonts w:cstheme="minorHAnsi"/>
          <w:color w:val="000000"/>
          <w:sz w:val="20"/>
          <w:szCs w:val="20"/>
        </w:rPr>
        <w:t>[</w:t>
      </w:r>
      <w:r w:rsidRPr="00346638">
        <w:rPr>
          <w:rFonts w:cstheme="minorHAnsi"/>
          <w:color w:val="6A3E3E"/>
          <w:sz w:val="20"/>
          <w:szCs w:val="20"/>
        </w:rPr>
        <w:t>index</w:t>
      </w:r>
      <w:r w:rsidRPr="00346638">
        <w:rPr>
          <w:rFonts w:cstheme="minorHAnsi"/>
          <w:color w:val="000000"/>
          <w:sz w:val="20"/>
          <w:szCs w:val="20"/>
        </w:rPr>
        <w:t xml:space="preserve">] = </w:t>
      </w:r>
      <w:proofErr w:type="gramStart"/>
      <w:r w:rsidRPr="00346638">
        <w:rPr>
          <w:rFonts w:cstheme="minorHAnsi"/>
          <w:color w:val="6A3E3E"/>
          <w:sz w:val="20"/>
          <w:szCs w:val="20"/>
        </w:rPr>
        <w:t>obj</w:t>
      </w:r>
      <w:r w:rsidRPr="00346638">
        <w:rPr>
          <w:rFonts w:cstheme="minorHAnsi"/>
          <w:color w:val="000000"/>
          <w:sz w:val="20"/>
          <w:szCs w:val="20"/>
        </w:rPr>
        <w:t>;</w:t>
      </w:r>
      <w:proofErr w:type="gramEnd"/>
    </w:p>
    <w:p w14:paraId="51167A26" w14:textId="77777777" w:rsidR="000B1B59" w:rsidRPr="00346638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  <w:t>}</w:t>
      </w:r>
    </w:p>
    <w:p w14:paraId="6658DA1F" w14:textId="77777777" w:rsidR="000B1B59" w:rsidRPr="00346638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256AF391" w14:textId="43203160" w:rsidR="000B1B59" w:rsidRPr="00346638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public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 w:rsidRPr="00346638">
        <w:rPr>
          <w:rFonts w:cstheme="minorHAnsi"/>
          <w:b/>
          <w:bCs/>
          <w:color w:val="7F0055"/>
          <w:sz w:val="20"/>
          <w:szCs w:val="20"/>
        </w:rPr>
        <w:t>boolean</w:t>
      </w:r>
      <w:proofErr w:type="spellEnd"/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gramStart"/>
      <w:r w:rsidRPr="00346638">
        <w:rPr>
          <w:rFonts w:cstheme="minorHAnsi"/>
          <w:color w:val="000000"/>
          <w:sz w:val="20"/>
          <w:szCs w:val="20"/>
        </w:rPr>
        <w:t>contains(</w:t>
      </w:r>
      <w:proofErr w:type="gramEnd"/>
      <w:r w:rsidRPr="00346638">
        <w:rPr>
          <w:rFonts w:cstheme="minorHAnsi"/>
          <w:color w:val="000000"/>
          <w:sz w:val="20"/>
          <w:szCs w:val="20"/>
        </w:rPr>
        <w:t xml:space="preserve">Object </w:t>
      </w:r>
      <w:r w:rsidRPr="00346638">
        <w:rPr>
          <w:rFonts w:cstheme="minorHAnsi"/>
          <w:color w:val="6A3E3E"/>
          <w:sz w:val="20"/>
          <w:szCs w:val="20"/>
        </w:rPr>
        <w:t>obj</w:t>
      </w:r>
      <w:r w:rsidRPr="00346638">
        <w:rPr>
          <w:rFonts w:cstheme="minorHAnsi"/>
          <w:color w:val="000000"/>
          <w:sz w:val="20"/>
          <w:szCs w:val="20"/>
        </w:rPr>
        <w:t>)</w:t>
      </w:r>
      <w:r w:rsidR="00292852" w:rsidRPr="00C22B21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color w:val="000000"/>
          <w:sz w:val="20"/>
          <w:szCs w:val="20"/>
        </w:rPr>
        <w:t>{</w:t>
      </w:r>
    </w:p>
    <w:p w14:paraId="37ACDACE" w14:textId="255ABA98" w:rsidR="000B1B59" w:rsidRPr="00346638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proofErr w:type="gramStart"/>
      <w:r w:rsidRPr="00346638">
        <w:rPr>
          <w:rFonts w:cstheme="minorHAnsi"/>
          <w:b/>
          <w:bCs/>
          <w:color w:val="7F0055"/>
          <w:sz w:val="20"/>
          <w:szCs w:val="20"/>
        </w:rPr>
        <w:t>for</w:t>
      </w:r>
      <w:r w:rsidRPr="00346638">
        <w:rPr>
          <w:rFonts w:cstheme="minorHAnsi"/>
          <w:color w:val="000000"/>
          <w:sz w:val="20"/>
          <w:szCs w:val="20"/>
        </w:rPr>
        <w:t>(</w:t>
      </w:r>
      <w:proofErr w:type="gramEnd"/>
      <w:r w:rsidRPr="00346638">
        <w:rPr>
          <w:rFonts w:cstheme="minorHAnsi"/>
          <w:b/>
          <w:bCs/>
          <w:color w:val="7F0055"/>
          <w:sz w:val="20"/>
          <w:szCs w:val="20"/>
        </w:rPr>
        <w:t>int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 w:rsidRPr="00346638">
        <w:rPr>
          <w:rFonts w:cstheme="minorHAnsi"/>
          <w:color w:val="6A3E3E"/>
          <w:sz w:val="20"/>
          <w:szCs w:val="20"/>
        </w:rPr>
        <w:t>i</w:t>
      </w:r>
      <w:proofErr w:type="spellEnd"/>
      <w:r w:rsidRPr="00346638">
        <w:rPr>
          <w:rFonts w:cstheme="minorHAnsi"/>
          <w:color w:val="000000"/>
          <w:sz w:val="20"/>
          <w:szCs w:val="20"/>
        </w:rPr>
        <w:t>=0;</w:t>
      </w:r>
      <w:r w:rsidRPr="00346638">
        <w:rPr>
          <w:rFonts w:cstheme="minorHAnsi"/>
          <w:color w:val="6A3E3E"/>
          <w:sz w:val="20"/>
          <w:szCs w:val="20"/>
        </w:rPr>
        <w:t>i</w:t>
      </w:r>
      <w:r w:rsidRPr="00346638">
        <w:rPr>
          <w:rFonts w:cstheme="minorHAnsi"/>
          <w:color w:val="000000"/>
          <w:sz w:val="20"/>
          <w:szCs w:val="20"/>
        </w:rPr>
        <w:t>&lt;</w:t>
      </w:r>
      <w:proofErr w:type="spellStart"/>
      <w:r w:rsidRPr="00346638">
        <w:rPr>
          <w:rFonts w:cstheme="minorHAnsi"/>
          <w:color w:val="0000C0"/>
          <w:sz w:val="20"/>
          <w:szCs w:val="20"/>
        </w:rPr>
        <w:t>count</w:t>
      </w:r>
      <w:r w:rsidRPr="00346638">
        <w:rPr>
          <w:rFonts w:cstheme="minorHAnsi"/>
          <w:color w:val="000000"/>
          <w:sz w:val="20"/>
          <w:szCs w:val="20"/>
        </w:rPr>
        <w:t>;</w:t>
      </w:r>
      <w:r w:rsidRPr="00346638">
        <w:rPr>
          <w:rFonts w:cstheme="minorHAnsi"/>
          <w:color w:val="6A3E3E"/>
          <w:sz w:val="20"/>
          <w:szCs w:val="20"/>
        </w:rPr>
        <w:t>i</w:t>
      </w:r>
      <w:proofErr w:type="spellEnd"/>
      <w:r w:rsidRPr="00346638">
        <w:rPr>
          <w:rFonts w:cstheme="minorHAnsi"/>
          <w:color w:val="000000"/>
          <w:sz w:val="20"/>
          <w:szCs w:val="20"/>
        </w:rPr>
        <w:t>++)</w:t>
      </w:r>
      <w:r w:rsidR="00292852" w:rsidRPr="00C22B21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color w:val="000000"/>
          <w:sz w:val="20"/>
          <w:szCs w:val="20"/>
        </w:rPr>
        <w:t>{</w:t>
      </w:r>
    </w:p>
    <w:p w14:paraId="7D52DDEF" w14:textId="77777777" w:rsidR="000B1B59" w:rsidRPr="00346638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if</w:t>
      </w:r>
      <w:r w:rsidRPr="00346638">
        <w:rPr>
          <w:rFonts w:cstheme="minorHAnsi"/>
          <w:color w:val="000000"/>
          <w:sz w:val="20"/>
          <w:szCs w:val="20"/>
        </w:rPr>
        <w:t>(</w:t>
      </w:r>
      <w:r w:rsidRPr="00346638">
        <w:rPr>
          <w:rFonts w:cstheme="minorHAnsi"/>
          <w:color w:val="0000C0"/>
          <w:sz w:val="20"/>
          <w:szCs w:val="20"/>
        </w:rPr>
        <w:t>data</w:t>
      </w:r>
      <w:r w:rsidRPr="00346638">
        <w:rPr>
          <w:rFonts w:cstheme="minorHAnsi"/>
          <w:color w:val="000000"/>
          <w:sz w:val="20"/>
          <w:szCs w:val="20"/>
        </w:rPr>
        <w:t>[</w:t>
      </w:r>
      <w:proofErr w:type="spellStart"/>
      <w:r w:rsidRPr="00346638">
        <w:rPr>
          <w:rFonts w:cstheme="minorHAnsi"/>
          <w:color w:val="6A3E3E"/>
          <w:sz w:val="20"/>
          <w:szCs w:val="20"/>
        </w:rPr>
        <w:t>i</w:t>
      </w:r>
      <w:proofErr w:type="spellEnd"/>
      <w:r w:rsidRPr="00346638">
        <w:rPr>
          <w:rFonts w:cstheme="minorHAnsi"/>
          <w:color w:val="000000"/>
          <w:sz w:val="20"/>
          <w:szCs w:val="20"/>
        </w:rPr>
        <w:t xml:space="preserve">] == </w:t>
      </w:r>
      <w:r w:rsidRPr="00346638">
        <w:rPr>
          <w:rFonts w:cstheme="minorHAnsi"/>
          <w:color w:val="6A3E3E"/>
          <w:sz w:val="20"/>
          <w:szCs w:val="20"/>
        </w:rPr>
        <w:t>obj</w:t>
      </w:r>
      <w:r w:rsidRPr="00346638">
        <w:rPr>
          <w:rFonts w:cstheme="minorHAnsi"/>
          <w:color w:val="000000"/>
          <w:sz w:val="20"/>
          <w:szCs w:val="20"/>
        </w:rPr>
        <w:t xml:space="preserve">) </w:t>
      </w:r>
      <w:r w:rsidRPr="00346638">
        <w:rPr>
          <w:rFonts w:cstheme="minorHAnsi"/>
          <w:b/>
          <w:bCs/>
          <w:color w:val="7F0055"/>
          <w:sz w:val="20"/>
          <w:szCs w:val="20"/>
        </w:rPr>
        <w:t>return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gramStart"/>
      <w:r w:rsidRPr="00346638">
        <w:rPr>
          <w:rFonts w:cstheme="minorHAnsi"/>
          <w:b/>
          <w:bCs/>
          <w:color w:val="7F0055"/>
          <w:sz w:val="20"/>
          <w:szCs w:val="20"/>
        </w:rPr>
        <w:t>true</w:t>
      </w:r>
      <w:r w:rsidRPr="00346638">
        <w:rPr>
          <w:rFonts w:cstheme="minorHAnsi"/>
          <w:color w:val="000000"/>
          <w:sz w:val="20"/>
          <w:szCs w:val="20"/>
        </w:rPr>
        <w:t>;</w:t>
      </w:r>
      <w:proofErr w:type="gramEnd"/>
    </w:p>
    <w:p w14:paraId="6F191681" w14:textId="77777777" w:rsidR="000B1B59" w:rsidRPr="00346638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  <w:t>}</w:t>
      </w:r>
    </w:p>
    <w:p w14:paraId="3081364B" w14:textId="77777777" w:rsidR="000B1B59" w:rsidRPr="00346638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return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gramStart"/>
      <w:r w:rsidRPr="00346638">
        <w:rPr>
          <w:rFonts w:cstheme="minorHAnsi"/>
          <w:b/>
          <w:bCs/>
          <w:color w:val="7F0055"/>
          <w:sz w:val="20"/>
          <w:szCs w:val="20"/>
        </w:rPr>
        <w:t>false</w:t>
      </w:r>
      <w:r w:rsidRPr="00346638">
        <w:rPr>
          <w:rFonts w:cstheme="minorHAnsi"/>
          <w:color w:val="000000"/>
          <w:sz w:val="20"/>
          <w:szCs w:val="20"/>
        </w:rPr>
        <w:t>;</w:t>
      </w:r>
      <w:proofErr w:type="gramEnd"/>
    </w:p>
    <w:p w14:paraId="680CB695" w14:textId="77777777" w:rsidR="000B1B59" w:rsidRPr="00346638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  <w:t>}</w:t>
      </w:r>
    </w:p>
    <w:p w14:paraId="4AC55C14" w14:textId="77777777" w:rsidR="000B1B59" w:rsidRPr="00346638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</w:p>
    <w:p w14:paraId="590CFC80" w14:textId="3AB6B990" w:rsidR="000B1B59" w:rsidRPr="00346638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public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b/>
          <w:bCs/>
          <w:color w:val="7F0055"/>
          <w:sz w:val="20"/>
          <w:szCs w:val="20"/>
        </w:rPr>
        <w:t>void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proofErr w:type="gramStart"/>
      <w:r w:rsidRPr="00346638">
        <w:rPr>
          <w:rFonts w:cstheme="minorHAnsi"/>
          <w:color w:val="000000"/>
          <w:sz w:val="20"/>
          <w:szCs w:val="20"/>
        </w:rPr>
        <w:t>addFirst</w:t>
      </w:r>
      <w:proofErr w:type="spellEnd"/>
      <w:r w:rsidRPr="00346638">
        <w:rPr>
          <w:rFonts w:cstheme="minorHAnsi"/>
          <w:color w:val="000000"/>
          <w:sz w:val="20"/>
          <w:szCs w:val="20"/>
        </w:rPr>
        <w:t>(</w:t>
      </w:r>
      <w:proofErr w:type="gramEnd"/>
      <w:r w:rsidRPr="00346638">
        <w:rPr>
          <w:rFonts w:cstheme="minorHAnsi"/>
          <w:color w:val="000000"/>
          <w:sz w:val="20"/>
          <w:szCs w:val="20"/>
        </w:rPr>
        <w:t xml:space="preserve">Object </w:t>
      </w:r>
      <w:r w:rsidRPr="00346638">
        <w:rPr>
          <w:rFonts w:cstheme="minorHAnsi"/>
          <w:color w:val="6A3E3E"/>
          <w:sz w:val="20"/>
          <w:szCs w:val="20"/>
        </w:rPr>
        <w:t>item</w:t>
      </w:r>
      <w:r w:rsidRPr="00346638">
        <w:rPr>
          <w:rFonts w:cstheme="minorHAnsi"/>
          <w:color w:val="000000"/>
          <w:sz w:val="20"/>
          <w:szCs w:val="20"/>
        </w:rPr>
        <w:t>)</w:t>
      </w:r>
      <w:r w:rsidR="00292852" w:rsidRPr="00C22B21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color w:val="000000"/>
          <w:sz w:val="20"/>
          <w:szCs w:val="20"/>
        </w:rPr>
        <w:t>{</w:t>
      </w:r>
      <w:r w:rsidR="00292852" w:rsidRPr="00C22B21">
        <w:rPr>
          <w:rFonts w:cstheme="minorHAnsi"/>
          <w:color w:val="000000"/>
          <w:sz w:val="20"/>
          <w:szCs w:val="20"/>
        </w:rPr>
        <w:t xml:space="preserve"> … </w:t>
      </w:r>
      <w:r w:rsidRPr="00346638">
        <w:rPr>
          <w:rFonts w:cstheme="minorHAnsi"/>
          <w:color w:val="000000"/>
          <w:sz w:val="20"/>
          <w:szCs w:val="20"/>
        </w:rPr>
        <w:t>}</w:t>
      </w:r>
    </w:p>
    <w:p w14:paraId="623F9AA2" w14:textId="77777777" w:rsidR="000B1B59" w:rsidRPr="00346638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7947FEFF" w14:textId="4199F973" w:rsidR="000B1B59" w:rsidRPr="00346638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public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b/>
          <w:bCs/>
          <w:color w:val="7F0055"/>
          <w:sz w:val="20"/>
          <w:szCs w:val="20"/>
        </w:rPr>
        <w:t>void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proofErr w:type="gramStart"/>
      <w:r w:rsidRPr="00346638">
        <w:rPr>
          <w:rFonts w:cstheme="minorHAnsi"/>
          <w:color w:val="000000"/>
          <w:sz w:val="20"/>
          <w:szCs w:val="20"/>
        </w:rPr>
        <w:t>addLast</w:t>
      </w:r>
      <w:proofErr w:type="spellEnd"/>
      <w:r w:rsidRPr="00346638">
        <w:rPr>
          <w:rFonts w:cstheme="minorHAnsi"/>
          <w:color w:val="000000"/>
          <w:sz w:val="20"/>
          <w:szCs w:val="20"/>
        </w:rPr>
        <w:t>(</w:t>
      </w:r>
      <w:proofErr w:type="gramEnd"/>
      <w:r w:rsidRPr="00346638">
        <w:rPr>
          <w:rFonts w:cstheme="minorHAnsi"/>
          <w:color w:val="000000"/>
          <w:sz w:val="20"/>
          <w:szCs w:val="20"/>
        </w:rPr>
        <w:t xml:space="preserve">Object </w:t>
      </w:r>
      <w:r w:rsidRPr="00346638">
        <w:rPr>
          <w:rFonts w:cstheme="minorHAnsi"/>
          <w:color w:val="6A3E3E"/>
          <w:sz w:val="20"/>
          <w:szCs w:val="20"/>
        </w:rPr>
        <w:t>o</w:t>
      </w:r>
      <w:r w:rsidRPr="00346638">
        <w:rPr>
          <w:rFonts w:cstheme="minorHAnsi"/>
          <w:color w:val="000000"/>
          <w:sz w:val="20"/>
          <w:szCs w:val="20"/>
        </w:rPr>
        <w:t>)</w:t>
      </w:r>
      <w:r w:rsidR="00292852" w:rsidRPr="00C22B21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color w:val="000000"/>
          <w:sz w:val="20"/>
          <w:szCs w:val="20"/>
        </w:rPr>
        <w:t>{</w:t>
      </w:r>
    </w:p>
    <w:p w14:paraId="5A0E6A55" w14:textId="77777777" w:rsidR="000B1B59" w:rsidRPr="00346638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C0"/>
          <w:sz w:val="20"/>
          <w:szCs w:val="20"/>
        </w:rPr>
        <w:t>data</w:t>
      </w:r>
      <w:r w:rsidRPr="00346638">
        <w:rPr>
          <w:rFonts w:cstheme="minorHAnsi"/>
          <w:color w:val="000000"/>
          <w:sz w:val="20"/>
          <w:szCs w:val="20"/>
        </w:rPr>
        <w:t>[</w:t>
      </w:r>
      <w:r w:rsidRPr="00346638">
        <w:rPr>
          <w:rFonts w:cstheme="minorHAnsi"/>
          <w:color w:val="0000C0"/>
          <w:sz w:val="20"/>
          <w:szCs w:val="20"/>
        </w:rPr>
        <w:t>count</w:t>
      </w:r>
      <w:r w:rsidRPr="00346638">
        <w:rPr>
          <w:rFonts w:cstheme="minorHAnsi"/>
          <w:color w:val="000000"/>
          <w:sz w:val="20"/>
          <w:szCs w:val="20"/>
        </w:rPr>
        <w:t xml:space="preserve">] = </w:t>
      </w:r>
      <w:proofErr w:type="gramStart"/>
      <w:r w:rsidRPr="00346638">
        <w:rPr>
          <w:rFonts w:cstheme="minorHAnsi"/>
          <w:color w:val="6A3E3E"/>
          <w:sz w:val="20"/>
          <w:szCs w:val="20"/>
        </w:rPr>
        <w:t>o</w:t>
      </w:r>
      <w:r w:rsidRPr="00346638">
        <w:rPr>
          <w:rFonts w:cstheme="minorHAnsi"/>
          <w:color w:val="000000"/>
          <w:sz w:val="20"/>
          <w:szCs w:val="20"/>
        </w:rPr>
        <w:t>;</w:t>
      </w:r>
      <w:proofErr w:type="gramEnd"/>
    </w:p>
    <w:p w14:paraId="761215B8" w14:textId="77777777" w:rsidR="000B1B59" w:rsidRPr="00346638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C0"/>
          <w:sz w:val="20"/>
          <w:szCs w:val="20"/>
        </w:rPr>
        <w:t>count</w:t>
      </w:r>
      <w:r w:rsidRPr="00346638">
        <w:rPr>
          <w:rFonts w:cstheme="minorHAnsi"/>
          <w:color w:val="000000"/>
          <w:sz w:val="20"/>
          <w:szCs w:val="20"/>
        </w:rPr>
        <w:t>+</w:t>
      </w:r>
      <w:proofErr w:type="gramStart"/>
      <w:r w:rsidRPr="00346638">
        <w:rPr>
          <w:rFonts w:cstheme="minorHAnsi"/>
          <w:color w:val="000000"/>
          <w:sz w:val="20"/>
          <w:szCs w:val="20"/>
        </w:rPr>
        <w:t>+;</w:t>
      </w:r>
      <w:proofErr w:type="gramEnd"/>
    </w:p>
    <w:p w14:paraId="2ED821B1" w14:textId="77777777" w:rsidR="000B1B59" w:rsidRPr="00346638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  <w:t>}</w:t>
      </w:r>
    </w:p>
    <w:p w14:paraId="349141DE" w14:textId="77777777" w:rsidR="000B1B59" w:rsidRPr="00346638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</w:p>
    <w:p w14:paraId="0E089E1E" w14:textId="44B42C76" w:rsidR="000B1B59" w:rsidRPr="00346638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public</w:t>
      </w:r>
      <w:r w:rsidRPr="00346638">
        <w:rPr>
          <w:rFonts w:cstheme="minorHAnsi"/>
          <w:color w:val="000000"/>
          <w:sz w:val="20"/>
          <w:szCs w:val="20"/>
        </w:rPr>
        <w:t xml:space="preserve"> Object </w:t>
      </w:r>
      <w:proofErr w:type="spellStart"/>
      <w:proofErr w:type="gramStart"/>
      <w:r w:rsidRPr="00346638">
        <w:rPr>
          <w:rFonts w:cstheme="minorHAnsi"/>
          <w:color w:val="000000"/>
          <w:sz w:val="20"/>
          <w:szCs w:val="20"/>
          <w:u w:val="single"/>
        </w:rPr>
        <w:t>getFirst</w:t>
      </w:r>
      <w:proofErr w:type="spellEnd"/>
      <w:r w:rsidRPr="00346638">
        <w:rPr>
          <w:rFonts w:cstheme="minorHAnsi"/>
          <w:color w:val="000000"/>
          <w:sz w:val="20"/>
          <w:szCs w:val="20"/>
          <w:u w:val="single"/>
        </w:rPr>
        <w:t>(</w:t>
      </w:r>
      <w:proofErr w:type="gramEnd"/>
      <w:r w:rsidRPr="00346638">
        <w:rPr>
          <w:rFonts w:cstheme="minorHAnsi"/>
          <w:color w:val="000000"/>
          <w:sz w:val="20"/>
          <w:szCs w:val="20"/>
          <w:u w:val="single"/>
        </w:rPr>
        <w:t>)</w:t>
      </w:r>
      <w:r w:rsidR="00503651" w:rsidRPr="00C22B21">
        <w:rPr>
          <w:rFonts w:cstheme="minorHAnsi"/>
          <w:color w:val="000000"/>
          <w:sz w:val="20"/>
          <w:szCs w:val="20"/>
          <w:u w:val="single"/>
        </w:rPr>
        <w:t xml:space="preserve"> </w:t>
      </w:r>
      <w:r w:rsidRPr="00346638">
        <w:rPr>
          <w:rFonts w:cstheme="minorHAnsi"/>
          <w:color w:val="000000"/>
          <w:sz w:val="20"/>
          <w:szCs w:val="20"/>
        </w:rPr>
        <w:t>{</w:t>
      </w:r>
      <w:r w:rsidR="00503651" w:rsidRPr="00C22B21">
        <w:rPr>
          <w:rFonts w:cstheme="minorHAnsi"/>
          <w:color w:val="000000"/>
          <w:sz w:val="20"/>
          <w:szCs w:val="20"/>
        </w:rPr>
        <w:t xml:space="preserve"> … </w:t>
      </w:r>
      <w:r w:rsidRPr="00346638">
        <w:rPr>
          <w:rFonts w:cstheme="minorHAnsi"/>
          <w:color w:val="000000"/>
          <w:sz w:val="20"/>
          <w:szCs w:val="20"/>
        </w:rPr>
        <w:t>}</w:t>
      </w:r>
    </w:p>
    <w:p w14:paraId="7BA68EB5" w14:textId="77777777" w:rsidR="000B1B59" w:rsidRPr="00346638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6DDF385C" w14:textId="5A4C66FF" w:rsidR="000B1B59" w:rsidRPr="00346638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public</w:t>
      </w:r>
      <w:r w:rsidRPr="00346638">
        <w:rPr>
          <w:rFonts w:cstheme="minorHAnsi"/>
          <w:color w:val="000000"/>
          <w:sz w:val="20"/>
          <w:szCs w:val="20"/>
        </w:rPr>
        <w:t xml:space="preserve"> Object </w:t>
      </w:r>
      <w:proofErr w:type="spellStart"/>
      <w:proofErr w:type="gramStart"/>
      <w:r w:rsidRPr="00346638">
        <w:rPr>
          <w:rFonts w:cstheme="minorHAnsi"/>
          <w:color w:val="000000"/>
          <w:sz w:val="20"/>
          <w:szCs w:val="20"/>
          <w:u w:val="single"/>
        </w:rPr>
        <w:t>getLast</w:t>
      </w:r>
      <w:proofErr w:type="spellEnd"/>
      <w:r w:rsidRPr="00346638">
        <w:rPr>
          <w:rFonts w:cstheme="minorHAnsi"/>
          <w:color w:val="000000"/>
          <w:sz w:val="20"/>
          <w:szCs w:val="20"/>
          <w:u w:val="single"/>
        </w:rPr>
        <w:t>(</w:t>
      </w:r>
      <w:proofErr w:type="gramEnd"/>
      <w:r w:rsidRPr="00346638">
        <w:rPr>
          <w:rFonts w:cstheme="minorHAnsi"/>
          <w:color w:val="000000"/>
          <w:sz w:val="20"/>
          <w:szCs w:val="20"/>
          <w:u w:val="single"/>
        </w:rPr>
        <w:t>)</w:t>
      </w:r>
      <w:r w:rsidR="00503651" w:rsidRPr="00C22B21">
        <w:rPr>
          <w:rFonts w:cstheme="minorHAnsi"/>
          <w:color w:val="000000"/>
          <w:sz w:val="20"/>
          <w:szCs w:val="20"/>
          <w:u w:val="single"/>
        </w:rPr>
        <w:t xml:space="preserve"> </w:t>
      </w:r>
      <w:r w:rsidRPr="00346638">
        <w:rPr>
          <w:rFonts w:cstheme="minorHAnsi"/>
          <w:color w:val="000000"/>
          <w:sz w:val="20"/>
          <w:szCs w:val="20"/>
        </w:rPr>
        <w:t>{</w:t>
      </w:r>
      <w:r w:rsidR="00503651" w:rsidRPr="00C22B21">
        <w:rPr>
          <w:rFonts w:cstheme="minorHAnsi"/>
          <w:color w:val="000000"/>
          <w:sz w:val="20"/>
          <w:szCs w:val="20"/>
        </w:rPr>
        <w:t xml:space="preserve"> … </w:t>
      </w:r>
      <w:r w:rsidRPr="00346638">
        <w:rPr>
          <w:rFonts w:cstheme="minorHAnsi"/>
          <w:color w:val="000000"/>
          <w:sz w:val="20"/>
          <w:szCs w:val="20"/>
        </w:rPr>
        <w:t>}</w:t>
      </w:r>
    </w:p>
    <w:p w14:paraId="27821F27" w14:textId="77777777" w:rsidR="000B1B59" w:rsidRPr="00346638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45F1ED37" w14:textId="36DB31B1" w:rsidR="000B1B59" w:rsidRPr="00346638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public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b/>
          <w:bCs/>
          <w:color w:val="7F0055"/>
          <w:sz w:val="20"/>
          <w:szCs w:val="20"/>
        </w:rPr>
        <w:t>void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proofErr w:type="gramStart"/>
      <w:r w:rsidRPr="00346638">
        <w:rPr>
          <w:rFonts w:cstheme="minorHAnsi"/>
          <w:color w:val="000000"/>
          <w:sz w:val="20"/>
          <w:szCs w:val="20"/>
        </w:rPr>
        <w:t>removeLast</w:t>
      </w:r>
      <w:proofErr w:type="spellEnd"/>
      <w:r w:rsidRPr="00346638">
        <w:rPr>
          <w:rFonts w:cstheme="minorHAnsi"/>
          <w:color w:val="000000"/>
          <w:sz w:val="20"/>
          <w:szCs w:val="20"/>
        </w:rPr>
        <w:t>(</w:t>
      </w:r>
      <w:proofErr w:type="gramEnd"/>
      <w:r w:rsidRPr="00346638">
        <w:rPr>
          <w:rFonts w:cstheme="minorHAnsi"/>
          <w:color w:val="000000"/>
          <w:sz w:val="20"/>
          <w:szCs w:val="20"/>
        </w:rPr>
        <w:t>)</w:t>
      </w:r>
      <w:r w:rsidR="00503651" w:rsidRPr="00C22B21">
        <w:rPr>
          <w:rFonts w:cstheme="minorHAnsi"/>
          <w:color w:val="000000"/>
          <w:sz w:val="20"/>
          <w:szCs w:val="20"/>
        </w:rPr>
        <w:t xml:space="preserve"> { .. }</w:t>
      </w:r>
    </w:p>
    <w:p w14:paraId="345C84E7" w14:textId="77777777" w:rsidR="000B1B59" w:rsidRPr="00346638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5C635B6C" w14:textId="0E75E74E" w:rsidR="000B1B59" w:rsidRPr="00346638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public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b/>
          <w:bCs/>
          <w:color w:val="7F0055"/>
          <w:sz w:val="20"/>
          <w:szCs w:val="20"/>
        </w:rPr>
        <w:t>void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proofErr w:type="gramStart"/>
      <w:r w:rsidRPr="00346638">
        <w:rPr>
          <w:rFonts w:cstheme="minorHAnsi"/>
          <w:color w:val="000000"/>
          <w:sz w:val="20"/>
          <w:szCs w:val="20"/>
        </w:rPr>
        <w:t>removeFirst</w:t>
      </w:r>
      <w:proofErr w:type="spellEnd"/>
      <w:r w:rsidRPr="00346638">
        <w:rPr>
          <w:rFonts w:cstheme="minorHAnsi"/>
          <w:color w:val="000000"/>
          <w:sz w:val="20"/>
          <w:szCs w:val="20"/>
        </w:rPr>
        <w:t>(</w:t>
      </w:r>
      <w:proofErr w:type="gramEnd"/>
      <w:r w:rsidRPr="00346638">
        <w:rPr>
          <w:rFonts w:cstheme="minorHAnsi"/>
          <w:color w:val="000000"/>
          <w:sz w:val="20"/>
          <w:szCs w:val="20"/>
        </w:rPr>
        <w:t>)</w:t>
      </w:r>
      <w:r w:rsidR="00503651" w:rsidRPr="00C22B21">
        <w:rPr>
          <w:rFonts w:cstheme="minorHAnsi"/>
          <w:color w:val="000000"/>
          <w:sz w:val="20"/>
          <w:szCs w:val="20"/>
        </w:rPr>
        <w:t xml:space="preserve"> { … }</w:t>
      </w:r>
    </w:p>
    <w:p w14:paraId="7222EFA3" w14:textId="77777777" w:rsidR="000B1B59" w:rsidRPr="00346638" w:rsidRDefault="000B1B59" w:rsidP="000B1B5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</w:p>
    <w:p w14:paraId="2A0B0A9F" w14:textId="077FA664" w:rsidR="00EE0C75" w:rsidRPr="00C22B21" w:rsidRDefault="000B1B59" w:rsidP="00346638">
      <w:pPr>
        <w:pStyle w:val="Heading2"/>
      </w:pPr>
      <w:r w:rsidRPr="00346638">
        <w:rPr>
          <w:rFonts w:asciiTheme="minorHAnsi" w:hAnsiTheme="minorHAnsi" w:cstheme="minorHAnsi"/>
          <w:b w:val="0"/>
          <w:bCs w:val="0"/>
          <w:color w:val="000000"/>
          <w:sz w:val="20"/>
          <w:szCs w:val="20"/>
        </w:rPr>
        <w:t>}</w:t>
      </w:r>
      <w:r w:rsidR="00EE0C75" w:rsidRPr="00C22B21">
        <w:rPr>
          <w:b w:val="0"/>
          <w:bCs w:val="0"/>
        </w:rPr>
        <w:br w:type="page"/>
      </w:r>
      <w:r w:rsidR="371D490D" w:rsidRPr="001F0375">
        <w:lastRenderedPageBreak/>
        <w:t>Binary Tree</w:t>
      </w:r>
    </w:p>
    <w:p w14:paraId="07BE9DCB" w14:textId="77777777" w:rsidR="00EE0C75" w:rsidRPr="00346638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346638">
        <w:rPr>
          <w:rFonts w:cstheme="minorHAnsi"/>
          <w:b/>
          <w:bCs/>
          <w:color w:val="7F0055"/>
          <w:sz w:val="20"/>
          <w:szCs w:val="20"/>
        </w:rPr>
        <w:t>public</w:t>
      </w:r>
      <w:r w:rsidRPr="00346638">
        <w:rPr>
          <w:rFonts w:cstheme="minorHAnsi"/>
          <w:color w:val="000000" w:themeColor="text1"/>
          <w:sz w:val="20"/>
          <w:szCs w:val="20"/>
        </w:rPr>
        <w:t xml:space="preserve"> </w:t>
      </w:r>
      <w:r w:rsidRPr="00346638">
        <w:rPr>
          <w:rFonts w:cstheme="minorHAnsi"/>
          <w:b/>
          <w:bCs/>
          <w:color w:val="7F0055"/>
          <w:sz w:val="20"/>
          <w:szCs w:val="20"/>
        </w:rPr>
        <w:t>class</w:t>
      </w:r>
      <w:r w:rsidRPr="00346638">
        <w:rPr>
          <w:rFonts w:cstheme="minorHAnsi"/>
          <w:color w:val="000000" w:themeColor="text1"/>
          <w:sz w:val="20"/>
          <w:szCs w:val="20"/>
        </w:rPr>
        <w:t xml:space="preserve"> Tree {</w:t>
      </w:r>
    </w:p>
    <w:p w14:paraId="538F917F" w14:textId="550621CE" w:rsidR="00EE0C75" w:rsidRPr="00346638" w:rsidRDefault="00CE49A0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3492E158">
        <w:rPr>
          <w:color w:val="000000" w:themeColor="text1"/>
          <w:sz w:val="20"/>
          <w:szCs w:val="20"/>
        </w:rPr>
        <w:t xml:space="preserve">      </w:t>
      </w:r>
      <w:r w:rsidR="371D490D" w:rsidRPr="3492E158">
        <w:rPr>
          <w:color w:val="000000" w:themeColor="text1"/>
          <w:sz w:val="20"/>
          <w:szCs w:val="20"/>
        </w:rPr>
        <w:t xml:space="preserve">   </w:t>
      </w:r>
      <w:r w:rsidR="371D490D" w:rsidRPr="3492E158">
        <w:rPr>
          <w:b/>
          <w:bCs/>
          <w:color w:val="7F0055"/>
          <w:sz w:val="20"/>
          <w:szCs w:val="20"/>
        </w:rPr>
        <w:t>public</w:t>
      </w:r>
      <w:r w:rsidR="371D490D" w:rsidRPr="3492E158">
        <w:rPr>
          <w:color w:val="000000" w:themeColor="text1"/>
          <w:sz w:val="20"/>
          <w:szCs w:val="20"/>
        </w:rPr>
        <w:t xml:space="preserve"> </w:t>
      </w:r>
      <w:r w:rsidR="371D490D" w:rsidRPr="3492E158">
        <w:rPr>
          <w:b/>
          <w:bCs/>
          <w:color w:val="7F0055"/>
          <w:sz w:val="20"/>
          <w:szCs w:val="20"/>
        </w:rPr>
        <w:t>class</w:t>
      </w:r>
      <w:r w:rsidR="371D490D" w:rsidRPr="3492E158">
        <w:rPr>
          <w:color w:val="000000" w:themeColor="text1"/>
          <w:sz w:val="20"/>
          <w:szCs w:val="20"/>
        </w:rPr>
        <w:t xml:space="preserve"> </w:t>
      </w:r>
      <w:proofErr w:type="spellStart"/>
      <w:r w:rsidR="371D490D" w:rsidRPr="3492E158">
        <w:rPr>
          <w:color w:val="000000" w:themeColor="text1"/>
          <w:sz w:val="20"/>
          <w:szCs w:val="20"/>
        </w:rPr>
        <w:t>TreeNode</w:t>
      </w:r>
      <w:proofErr w:type="spellEnd"/>
      <w:r w:rsidR="371D490D" w:rsidRPr="3492E158">
        <w:rPr>
          <w:color w:val="000000" w:themeColor="text1"/>
          <w:sz w:val="20"/>
          <w:szCs w:val="20"/>
        </w:rPr>
        <w:t xml:space="preserve"> </w:t>
      </w:r>
      <w:r w:rsidR="371D490D" w:rsidRPr="3492E158">
        <w:rPr>
          <w:b/>
          <w:bCs/>
          <w:color w:val="7F0055"/>
          <w:sz w:val="20"/>
          <w:szCs w:val="20"/>
        </w:rPr>
        <w:t>implements</w:t>
      </w:r>
      <w:r w:rsidR="371D490D" w:rsidRPr="3492E158">
        <w:rPr>
          <w:color w:val="000000" w:themeColor="text1"/>
          <w:sz w:val="20"/>
          <w:szCs w:val="20"/>
        </w:rPr>
        <w:t xml:space="preserve"> </w:t>
      </w:r>
      <w:r w:rsidR="371D490D" w:rsidRPr="3492E158">
        <w:rPr>
          <w:color w:val="000000" w:themeColor="text1"/>
          <w:sz w:val="20"/>
          <w:szCs w:val="20"/>
          <w:u w:val="single"/>
        </w:rPr>
        <w:t>Comparable</w:t>
      </w:r>
      <w:r w:rsidR="371D490D" w:rsidRPr="3492E158">
        <w:rPr>
          <w:color w:val="000000" w:themeColor="text1"/>
          <w:sz w:val="20"/>
          <w:szCs w:val="20"/>
        </w:rPr>
        <w:t xml:space="preserve"> {</w:t>
      </w:r>
    </w:p>
    <w:p w14:paraId="508780E6" w14:textId="5BEAAD45" w:rsidR="00EE0C75" w:rsidRPr="00346638" w:rsidRDefault="1DE28793" w:rsidP="3492E158">
      <w:pPr>
        <w:widowControl w:val="0"/>
        <w:autoSpaceDE w:val="0"/>
        <w:autoSpaceDN w:val="0"/>
        <w:adjustRightInd w:val="0"/>
        <w:spacing w:after="0" w:line="240" w:lineRule="auto"/>
        <w:rPr>
          <w:sz w:val="20"/>
          <w:szCs w:val="20"/>
        </w:rPr>
      </w:pPr>
      <w:r w:rsidRPr="3492E158">
        <w:rPr>
          <w:color w:val="000000" w:themeColor="text1"/>
          <w:sz w:val="20"/>
          <w:szCs w:val="20"/>
        </w:rPr>
        <w:t xml:space="preserve">            </w:t>
      </w:r>
      <w:r w:rsidRPr="3492E158">
        <w:rPr>
          <w:b/>
          <w:bCs/>
          <w:color w:val="7F0055"/>
          <w:sz w:val="20"/>
          <w:szCs w:val="20"/>
        </w:rPr>
        <w:t>protected</w:t>
      </w:r>
      <w:r w:rsidRPr="3492E158">
        <w:rPr>
          <w:color w:val="000000" w:themeColor="text1"/>
          <w:sz w:val="20"/>
          <w:szCs w:val="20"/>
        </w:rPr>
        <w:t xml:space="preserve"> </w:t>
      </w:r>
      <w:r w:rsidRPr="3492E158">
        <w:rPr>
          <w:color w:val="000000" w:themeColor="text1"/>
          <w:sz w:val="20"/>
          <w:szCs w:val="20"/>
          <w:u w:val="single"/>
        </w:rPr>
        <w:t>Comparable</w:t>
      </w:r>
      <w:r w:rsidRPr="3492E158">
        <w:rPr>
          <w:color w:val="000000" w:themeColor="text1"/>
          <w:sz w:val="20"/>
          <w:szCs w:val="20"/>
        </w:rPr>
        <w:t xml:space="preserve">   </w:t>
      </w:r>
      <w:proofErr w:type="gramStart"/>
      <w:r w:rsidRPr="3492E158">
        <w:rPr>
          <w:color w:val="0000C0"/>
          <w:sz w:val="20"/>
          <w:szCs w:val="20"/>
        </w:rPr>
        <w:t>value</w:t>
      </w:r>
      <w:r w:rsidRPr="3492E158">
        <w:rPr>
          <w:color w:val="000000" w:themeColor="text1"/>
          <w:sz w:val="20"/>
          <w:szCs w:val="20"/>
        </w:rPr>
        <w:t>;</w:t>
      </w:r>
      <w:proofErr w:type="gramEnd"/>
    </w:p>
    <w:p w14:paraId="530174EA" w14:textId="4149E07C" w:rsidR="00EE0C75" w:rsidRPr="00346638" w:rsidRDefault="1DE28793" w:rsidP="3492E158">
      <w:pPr>
        <w:widowControl w:val="0"/>
        <w:autoSpaceDE w:val="0"/>
        <w:autoSpaceDN w:val="0"/>
        <w:adjustRightInd w:val="0"/>
        <w:spacing w:after="0" w:line="240" w:lineRule="auto"/>
        <w:rPr>
          <w:sz w:val="20"/>
          <w:szCs w:val="20"/>
        </w:rPr>
      </w:pPr>
      <w:r w:rsidRPr="3492E158">
        <w:rPr>
          <w:color w:val="000000" w:themeColor="text1"/>
          <w:sz w:val="20"/>
          <w:szCs w:val="20"/>
        </w:rPr>
        <w:t xml:space="preserve">            </w:t>
      </w:r>
      <w:r w:rsidRPr="3492E158">
        <w:rPr>
          <w:b/>
          <w:bCs/>
          <w:color w:val="7F0055"/>
          <w:sz w:val="20"/>
          <w:szCs w:val="20"/>
        </w:rPr>
        <w:t>protected</w:t>
      </w:r>
      <w:r w:rsidRPr="3492E158">
        <w:rPr>
          <w:color w:val="000000" w:themeColor="text1"/>
          <w:sz w:val="20"/>
          <w:szCs w:val="20"/>
        </w:rPr>
        <w:t xml:space="preserve"> </w:t>
      </w:r>
      <w:proofErr w:type="gramStart"/>
      <w:r w:rsidRPr="002A40A6">
        <w:rPr>
          <w:b/>
          <w:bCs/>
          <w:color w:val="000000" w:themeColor="text1"/>
          <w:sz w:val="20"/>
          <w:szCs w:val="20"/>
          <w:rPrChange w:id="44" w:author="Lubos" w:date="2021-01-24T12:45:00Z">
            <w:rPr>
              <w:color w:val="000000" w:themeColor="text1"/>
              <w:sz w:val="20"/>
              <w:szCs w:val="20"/>
            </w:rPr>
          </w:rPrChange>
        </w:rPr>
        <w:t>int</w:t>
      </w:r>
      <w:r w:rsidRPr="3492E158">
        <w:rPr>
          <w:color w:val="000000" w:themeColor="text1"/>
          <w:sz w:val="20"/>
          <w:szCs w:val="20"/>
        </w:rPr>
        <w:t xml:space="preserve">  </w:t>
      </w:r>
      <w:proofErr w:type="spellStart"/>
      <w:r w:rsidRPr="3492E158">
        <w:rPr>
          <w:color w:val="0000C0"/>
          <w:sz w:val="20"/>
          <w:szCs w:val="20"/>
        </w:rPr>
        <w:t>childrenCount</w:t>
      </w:r>
      <w:proofErr w:type="spellEnd"/>
      <w:proofErr w:type="gramEnd"/>
      <w:r w:rsidRPr="3492E158">
        <w:rPr>
          <w:color w:val="000000" w:themeColor="text1"/>
          <w:sz w:val="20"/>
          <w:szCs w:val="20"/>
        </w:rPr>
        <w:t>;</w:t>
      </w:r>
    </w:p>
    <w:p w14:paraId="7BB34A50" w14:textId="3FE18123" w:rsidR="00EE0C75" w:rsidRPr="00346638" w:rsidRDefault="00CE49A0" w:rsidP="3492E158">
      <w:pPr>
        <w:widowControl w:val="0"/>
        <w:autoSpaceDE w:val="0"/>
        <w:autoSpaceDN w:val="0"/>
        <w:adjustRightInd w:val="0"/>
        <w:spacing w:after="0" w:line="240" w:lineRule="auto"/>
        <w:rPr>
          <w:sz w:val="20"/>
          <w:szCs w:val="20"/>
        </w:rPr>
      </w:pPr>
      <w:r w:rsidRPr="3492E158">
        <w:rPr>
          <w:color w:val="000000" w:themeColor="text1"/>
          <w:sz w:val="20"/>
          <w:szCs w:val="20"/>
        </w:rPr>
        <w:t xml:space="preserve">      </w:t>
      </w:r>
      <w:r w:rsidR="371D490D" w:rsidRPr="3492E158">
        <w:rPr>
          <w:color w:val="000000" w:themeColor="text1"/>
          <w:sz w:val="20"/>
          <w:szCs w:val="20"/>
        </w:rPr>
        <w:t xml:space="preserve">      </w:t>
      </w:r>
      <w:r w:rsidR="371D490D" w:rsidRPr="3492E158">
        <w:rPr>
          <w:b/>
          <w:bCs/>
          <w:color w:val="7F0055"/>
          <w:sz w:val="20"/>
          <w:szCs w:val="20"/>
        </w:rPr>
        <w:t>protected</w:t>
      </w:r>
      <w:r w:rsidR="371D490D" w:rsidRPr="3492E158">
        <w:rPr>
          <w:color w:val="000000" w:themeColor="text1"/>
          <w:sz w:val="20"/>
          <w:szCs w:val="20"/>
        </w:rPr>
        <w:t xml:space="preserve"> </w:t>
      </w:r>
      <w:proofErr w:type="spellStart"/>
      <w:r w:rsidR="371D490D" w:rsidRPr="3492E158">
        <w:rPr>
          <w:color w:val="000000" w:themeColor="text1"/>
          <w:sz w:val="20"/>
          <w:szCs w:val="20"/>
        </w:rPr>
        <w:t>TreeNode</w:t>
      </w:r>
      <w:proofErr w:type="spellEnd"/>
      <w:r w:rsidR="371D490D" w:rsidRPr="3492E158">
        <w:rPr>
          <w:color w:val="000000" w:themeColor="text1"/>
          <w:sz w:val="20"/>
          <w:szCs w:val="20"/>
        </w:rPr>
        <w:t xml:space="preserve">   </w:t>
      </w:r>
      <w:proofErr w:type="spellStart"/>
      <w:proofErr w:type="gramStart"/>
      <w:r w:rsidR="371D490D" w:rsidRPr="3492E158">
        <w:rPr>
          <w:color w:val="0000C0"/>
          <w:sz w:val="20"/>
          <w:szCs w:val="20"/>
        </w:rPr>
        <w:t>leftNode</w:t>
      </w:r>
      <w:proofErr w:type="spellEnd"/>
      <w:r w:rsidR="371D490D" w:rsidRPr="3492E158">
        <w:rPr>
          <w:color w:val="000000" w:themeColor="text1"/>
          <w:sz w:val="20"/>
          <w:szCs w:val="20"/>
        </w:rPr>
        <w:t>;</w:t>
      </w:r>
      <w:proofErr w:type="gramEnd"/>
    </w:p>
    <w:p w14:paraId="2836E81C" w14:textId="3BE858A9" w:rsidR="00EE0C75" w:rsidRPr="00346638" w:rsidRDefault="00CE49A0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 w:themeColor="text1"/>
          <w:sz w:val="20"/>
          <w:szCs w:val="20"/>
        </w:rPr>
        <w:t xml:space="preserve">      </w:t>
      </w:r>
      <w:r w:rsidR="371D490D" w:rsidRPr="00346638">
        <w:rPr>
          <w:rFonts w:cstheme="minorHAnsi"/>
          <w:color w:val="000000" w:themeColor="text1"/>
          <w:sz w:val="20"/>
          <w:szCs w:val="20"/>
        </w:rPr>
        <w:t xml:space="preserve">      </w:t>
      </w:r>
      <w:r w:rsidR="371D490D" w:rsidRPr="00346638">
        <w:rPr>
          <w:rFonts w:cstheme="minorHAnsi"/>
          <w:b/>
          <w:bCs/>
          <w:color w:val="7F0055"/>
          <w:sz w:val="20"/>
          <w:szCs w:val="20"/>
        </w:rPr>
        <w:t>protected</w:t>
      </w:r>
      <w:r w:rsidR="371D490D" w:rsidRPr="00346638">
        <w:rPr>
          <w:rFonts w:cstheme="minorHAnsi"/>
          <w:color w:val="000000" w:themeColor="text1"/>
          <w:sz w:val="20"/>
          <w:szCs w:val="20"/>
        </w:rPr>
        <w:t xml:space="preserve"> </w:t>
      </w:r>
      <w:proofErr w:type="spellStart"/>
      <w:r w:rsidR="371D490D" w:rsidRPr="00346638">
        <w:rPr>
          <w:rFonts w:cstheme="minorHAnsi"/>
          <w:color w:val="000000" w:themeColor="text1"/>
          <w:sz w:val="20"/>
          <w:szCs w:val="20"/>
        </w:rPr>
        <w:t>TreeNode</w:t>
      </w:r>
      <w:proofErr w:type="spellEnd"/>
      <w:r w:rsidR="371D490D" w:rsidRPr="00346638">
        <w:rPr>
          <w:rFonts w:cstheme="minorHAnsi"/>
          <w:color w:val="000000" w:themeColor="text1"/>
          <w:sz w:val="20"/>
          <w:szCs w:val="20"/>
        </w:rPr>
        <w:t xml:space="preserve">   </w:t>
      </w:r>
      <w:proofErr w:type="spellStart"/>
      <w:proofErr w:type="gramStart"/>
      <w:r w:rsidR="371D490D" w:rsidRPr="00346638">
        <w:rPr>
          <w:rFonts w:cstheme="minorHAnsi"/>
          <w:color w:val="0000C0"/>
          <w:sz w:val="20"/>
          <w:szCs w:val="20"/>
        </w:rPr>
        <w:t>rightNode</w:t>
      </w:r>
      <w:proofErr w:type="spellEnd"/>
      <w:r w:rsidR="371D490D" w:rsidRPr="00346638">
        <w:rPr>
          <w:rFonts w:cstheme="minorHAnsi"/>
          <w:color w:val="000000" w:themeColor="text1"/>
          <w:sz w:val="20"/>
          <w:szCs w:val="20"/>
        </w:rPr>
        <w:t>;</w:t>
      </w:r>
      <w:proofErr w:type="gramEnd"/>
    </w:p>
    <w:p w14:paraId="262C19BF" w14:textId="0CAAC61D" w:rsidR="00EE0C75" w:rsidRPr="00346638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 w:themeColor="text1"/>
          <w:sz w:val="20"/>
          <w:szCs w:val="20"/>
        </w:rPr>
        <w:t xml:space="preserve">      </w:t>
      </w:r>
      <w:r w:rsidR="00CE49A0" w:rsidRPr="00346638">
        <w:rPr>
          <w:rFonts w:cstheme="minorHAnsi"/>
          <w:color w:val="000000" w:themeColor="text1"/>
          <w:sz w:val="20"/>
          <w:szCs w:val="20"/>
        </w:rPr>
        <w:t xml:space="preserve">      </w:t>
      </w:r>
      <w:r w:rsidRPr="00346638">
        <w:rPr>
          <w:rFonts w:cstheme="minorHAnsi"/>
          <w:b/>
          <w:bCs/>
          <w:color w:val="7F0055"/>
          <w:sz w:val="20"/>
          <w:szCs w:val="20"/>
        </w:rPr>
        <w:t>public</w:t>
      </w:r>
      <w:r w:rsidRPr="00346638">
        <w:rPr>
          <w:rFonts w:cstheme="minorHAnsi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46638">
        <w:rPr>
          <w:rFonts w:cstheme="minorHAnsi"/>
          <w:color w:val="000000" w:themeColor="text1"/>
          <w:sz w:val="20"/>
          <w:szCs w:val="20"/>
        </w:rPr>
        <w:t>TreeNode</w:t>
      </w:r>
      <w:proofErr w:type="spellEnd"/>
      <w:r w:rsidRPr="00346638">
        <w:rPr>
          <w:rFonts w:cstheme="minorHAnsi"/>
          <w:color w:val="000000" w:themeColor="text1"/>
          <w:sz w:val="20"/>
          <w:szCs w:val="20"/>
        </w:rPr>
        <w:t>(</w:t>
      </w:r>
      <w:proofErr w:type="gramEnd"/>
      <w:r w:rsidRPr="00346638">
        <w:rPr>
          <w:rFonts w:cstheme="minorHAnsi"/>
          <w:color w:val="000000" w:themeColor="text1"/>
          <w:sz w:val="20"/>
          <w:szCs w:val="20"/>
          <w:u w:val="single"/>
        </w:rPr>
        <w:t>Comparable</w:t>
      </w:r>
      <w:r w:rsidRPr="00346638">
        <w:rPr>
          <w:rFonts w:cstheme="minorHAnsi"/>
          <w:color w:val="000000" w:themeColor="text1"/>
          <w:sz w:val="20"/>
          <w:szCs w:val="20"/>
        </w:rPr>
        <w:t xml:space="preserve"> v) {</w:t>
      </w:r>
    </w:p>
    <w:p w14:paraId="04E486F6" w14:textId="7C04AF2B" w:rsidR="00EE0C75" w:rsidRPr="00346638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 w:themeColor="text1"/>
          <w:sz w:val="20"/>
          <w:szCs w:val="20"/>
        </w:rPr>
        <w:t xml:space="preserve">         </w:t>
      </w:r>
      <w:r w:rsidR="00CE49A0" w:rsidRPr="00346638">
        <w:rPr>
          <w:rFonts w:cstheme="minorHAnsi"/>
          <w:color w:val="000000" w:themeColor="text1"/>
          <w:sz w:val="20"/>
          <w:szCs w:val="20"/>
        </w:rPr>
        <w:t xml:space="preserve">      </w:t>
      </w:r>
      <w:r w:rsidRPr="00346638">
        <w:rPr>
          <w:rFonts w:cstheme="minorHAnsi"/>
          <w:color w:val="0000C0"/>
          <w:sz w:val="20"/>
          <w:szCs w:val="20"/>
        </w:rPr>
        <w:t>value</w:t>
      </w:r>
      <w:r w:rsidRPr="00346638">
        <w:rPr>
          <w:rFonts w:cstheme="minorHAnsi"/>
          <w:color w:val="000000" w:themeColor="text1"/>
          <w:sz w:val="20"/>
          <w:szCs w:val="20"/>
        </w:rPr>
        <w:t xml:space="preserve"> = </w:t>
      </w:r>
      <w:proofErr w:type="gramStart"/>
      <w:r w:rsidRPr="00346638">
        <w:rPr>
          <w:rFonts w:cstheme="minorHAnsi"/>
          <w:color w:val="000000" w:themeColor="text1"/>
          <w:sz w:val="20"/>
          <w:szCs w:val="20"/>
        </w:rPr>
        <w:t>v;</w:t>
      </w:r>
      <w:proofErr w:type="gramEnd"/>
    </w:p>
    <w:p w14:paraId="4E1A4549" w14:textId="01678923" w:rsidR="00EE0C75" w:rsidRPr="00346638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 w:themeColor="text1"/>
          <w:sz w:val="20"/>
          <w:szCs w:val="20"/>
        </w:rPr>
        <w:t xml:space="preserve">         </w:t>
      </w:r>
      <w:r w:rsidR="00CE49A0" w:rsidRPr="00346638">
        <w:rPr>
          <w:rFonts w:cstheme="minorHAnsi"/>
          <w:color w:val="000000" w:themeColor="text1"/>
          <w:sz w:val="20"/>
          <w:szCs w:val="20"/>
        </w:rPr>
        <w:t xml:space="preserve">      </w:t>
      </w:r>
      <w:proofErr w:type="spellStart"/>
      <w:r w:rsidRPr="00346638">
        <w:rPr>
          <w:rFonts w:cstheme="minorHAnsi"/>
          <w:color w:val="0000C0"/>
          <w:sz w:val="20"/>
          <w:szCs w:val="20"/>
        </w:rPr>
        <w:t>leftNode</w:t>
      </w:r>
      <w:proofErr w:type="spellEnd"/>
      <w:r w:rsidRPr="00346638">
        <w:rPr>
          <w:rFonts w:cstheme="minorHAnsi"/>
          <w:color w:val="000000" w:themeColor="text1"/>
          <w:sz w:val="20"/>
          <w:szCs w:val="20"/>
        </w:rPr>
        <w:t xml:space="preserve"> = </w:t>
      </w:r>
      <w:proofErr w:type="gramStart"/>
      <w:r w:rsidRPr="00346638">
        <w:rPr>
          <w:rFonts w:cstheme="minorHAnsi"/>
          <w:b/>
          <w:bCs/>
          <w:color w:val="7F0055"/>
          <w:sz w:val="20"/>
          <w:szCs w:val="20"/>
        </w:rPr>
        <w:t>null</w:t>
      </w:r>
      <w:r w:rsidRPr="00346638">
        <w:rPr>
          <w:rFonts w:cstheme="minorHAnsi"/>
          <w:color w:val="000000" w:themeColor="text1"/>
          <w:sz w:val="20"/>
          <w:szCs w:val="20"/>
        </w:rPr>
        <w:t>;</w:t>
      </w:r>
      <w:proofErr w:type="gramEnd"/>
    </w:p>
    <w:p w14:paraId="60E0EB04" w14:textId="36127107" w:rsidR="00EE0C75" w:rsidRPr="00346638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 w:themeColor="text1"/>
          <w:sz w:val="20"/>
          <w:szCs w:val="20"/>
        </w:rPr>
        <w:t xml:space="preserve">         </w:t>
      </w:r>
      <w:r w:rsidR="00CE49A0" w:rsidRPr="00346638">
        <w:rPr>
          <w:rFonts w:cstheme="minorHAnsi"/>
          <w:color w:val="000000" w:themeColor="text1"/>
          <w:sz w:val="20"/>
          <w:szCs w:val="20"/>
        </w:rPr>
        <w:t xml:space="preserve">      </w:t>
      </w:r>
      <w:proofErr w:type="spellStart"/>
      <w:r w:rsidRPr="00346638">
        <w:rPr>
          <w:rFonts w:cstheme="minorHAnsi"/>
          <w:color w:val="0000C0"/>
          <w:sz w:val="20"/>
          <w:szCs w:val="20"/>
        </w:rPr>
        <w:t>rightNode</w:t>
      </w:r>
      <w:proofErr w:type="spellEnd"/>
      <w:r w:rsidRPr="00346638">
        <w:rPr>
          <w:rFonts w:cstheme="minorHAnsi"/>
          <w:color w:val="000000" w:themeColor="text1"/>
          <w:sz w:val="20"/>
          <w:szCs w:val="20"/>
        </w:rPr>
        <w:t xml:space="preserve"> = </w:t>
      </w:r>
      <w:proofErr w:type="gramStart"/>
      <w:r w:rsidRPr="00346638">
        <w:rPr>
          <w:rFonts w:cstheme="minorHAnsi"/>
          <w:b/>
          <w:bCs/>
          <w:color w:val="7F0055"/>
          <w:sz w:val="20"/>
          <w:szCs w:val="20"/>
        </w:rPr>
        <w:t>null</w:t>
      </w:r>
      <w:r w:rsidRPr="00346638">
        <w:rPr>
          <w:rFonts w:cstheme="minorHAnsi"/>
          <w:color w:val="000000" w:themeColor="text1"/>
          <w:sz w:val="20"/>
          <w:szCs w:val="20"/>
        </w:rPr>
        <w:t>;</w:t>
      </w:r>
      <w:proofErr w:type="gramEnd"/>
    </w:p>
    <w:p w14:paraId="2FA4EF11" w14:textId="2D872E92" w:rsidR="00EE0C75" w:rsidRPr="00346638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 w:themeColor="text1"/>
          <w:sz w:val="20"/>
          <w:szCs w:val="20"/>
        </w:rPr>
        <w:t xml:space="preserve">      </w:t>
      </w:r>
      <w:r w:rsidR="00CE49A0" w:rsidRPr="00346638">
        <w:rPr>
          <w:rFonts w:cstheme="minorHAnsi"/>
          <w:color w:val="000000" w:themeColor="text1"/>
          <w:sz w:val="20"/>
          <w:szCs w:val="20"/>
        </w:rPr>
        <w:t xml:space="preserve">      </w:t>
      </w:r>
      <w:r w:rsidRPr="00346638">
        <w:rPr>
          <w:rFonts w:cstheme="minorHAnsi"/>
          <w:color w:val="000000" w:themeColor="text1"/>
          <w:sz w:val="20"/>
          <w:szCs w:val="20"/>
        </w:rPr>
        <w:t>}</w:t>
      </w:r>
    </w:p>
    <w:p w14:paraId="52F93CED" w14:textId="37921F0A" w:rsidR="00EE0C75" w:rsidRPr="00346638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 w:themeColor="text1"/>
          <w:sz w:val="20"/>
          <w:szCs w:val="20"/>
        </w:rPr>
        <w:t xml:space="preserve">      </w:t>
      </w:r>
      <w:r w:rsidR="00CE49A0" w:rsidRPr="00346638">
        <w:rPr>
          <w:rFonts w:cstheme="minorHAnsi"/>
          <w:color w:val="000000" w:themeColor="text1"/>
          <w:sz w:val="20"/>
          <w:szCs w:val="20"/>
        </w:rPr>
        <w:t xml:space="preserve">      </w:t>
      </w:r>
      <w:r w:rsidRPr="00346638">
        <w:rPr>
          <w:rFonts w:cstheme="minorHAnsi"/>
          <w:b/>
          <w:bCs/>
          <w:color w:val="7F0055"/>
          <w:sz w:val="20"/>
          <w:szCs w:val="20"/>
        </w:rPr>
        <w:t>public</w:t>
      </w:r>
      <w:r w:rsidRPr="00346638">
        <w:rPr>
          <w:rFonts w:cstheme="minorHAnsi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46638">
        <w:rPr>
          <w:rFonts w:cstheme="minorHAnsi"/>
          <w:color w:val="000000" w:themeColor="text1"/>
          <w:sz w:val="20"/>
          <w:szCs w:val="20"/>
        </w:rPr>
        <w:t>TreeNode</w:t>
      </w:r>
      <w:proofErr w:type="spellEnd"/>
      <w:r w:rsidRPr="00346638">
        <w:rPr>
          <w:rFonts w:cstheme="minorHAnsi"/>
          <w:color w:val="000000" w:themeColor="text1"/>
          <w:sz w:val="20"/>
          <w:szCs w:val="20"/>
        </w:rPr>
        <w:t>(</w:t>
      </w:r>
      <w:proofErr w:type="gramEnd"/>
      <w:r w:rsidRPr="00346638">
        <w:rPr>
          <w:rFonts w:cstheme="minorHAnsi"/>
          <w:color w:val="000000" w:themeColor="text1"/>
          <w:sz w:val="20"/>
          <w:szCs w:val="20"/>
          <w:u w:val="single"/>
        </w:rPr>
        <w:t>Comparable</w:t>
      </w:r>
      <w:r w:rsidRPr="00346638">
        <w:rPr>
          <w:rFonts w:cstheme="minorHAnsi"/>
          <w:color w:val="000000" w:themeColor="text1"/>
          <w:sz w:val="20"/>
          <w:szCs w:val="20"/>
        </w:rPr>
        <w:t xml:space="preserve"> v, </w:t>
      </w:r>
      <w:proofErr w:type="spellStart"/>
      <w:r w:rsidRPr="00346638">
        <w:rPr>
          <w:rFonts w:cstheme="minorHAnsi"/>
          <w:color w:val="000000" w:themeColor="text1"/>
          <w:sz w:val="20"/>
          <w:szCs w:val="20"/>
        </w:rPr>
        <w:t>TreeNode</w:t>
      </w:r>
      <w:proofErr w:type="spellEnd"/>
      <w:r w:rsidRPr="00346638">
        <w:rPr>
          <w:rFonts w:cstheme="minorHAnsi"/>
          <w:color w:val="000000" w:themeColor="text1"/>
          <w:sz w:val="20"/>
          <w:szCs w:val="20"/>
        </w:rPr>
        <w:t xml:space="preserve"> left, </w:t>
      </w:r>
      <w:proofErr w:type="spellStart"/>
      <w:r w:rsidRPr="00346638">
        <w:rPr>
          <w:rFonts w:cstheme="minorHAnsi"/>
          <w:color w:val="000000" w:themeColor="text1"/>
          <w:sz w:val="20"/>
          <w:szCs w:val="20"/>
        </w:rPr>
        <w:t>TreeNode</w:t>
      </w:r>
      <w:proofErr w:type="spellEnd"/>
      <w:r w:rsidRPr="00346638">
        <w:rPr>
          <w:rFonts w:cstheme="minorHAnsi"/>
          <w:color w:val="000000" w:themeColor="text1"/>
          <w:sz w:val="20"/>
          <w:szCs w:val="20"/>
        </w:rPr>
        <w:t xml:space="preserve"> right)</w:t>
      </w:r>
      <w:r w:rsidR="00F82C88" w:rsidRPr="00346638">
        <w:rPr>
          <w:rFonts w:cstheme="minorHAnsi"/>
          <w:color w:val="000000" w:themeColor="text1"/>
          <w:sz w:val="20"/>
          <w:szCs w:val="20"/>
        </w:rPr>
        <w:t xml:space="preserve"> </w:t>
      </w:r>
      <w:r w:rsidRPr="00346638">
        <w:rPr>
          <w:rFonts w:cstheme="minorHAnsi"/>
          <w:color w:val="000000" w:themeColor="text1"/>
          <w:sz w:val="20"/>
          <w:szCs w:val="20"/>
        </w:rPr>
        <w:t>{</w:t>
      </w:r>
    </w:p>
    <w:p w14:paraId="3EA3389F" w14:textId="5FA046A4" w:rsidR="00EE0C75" w:rsidRPr="00346638" w:rsidRDefault="00CE49A0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 w:themeColor="text1"/>
          <w:sz w:val="20"/>
          <w:szCs w:val="20"/>
        </w:rPr>
        <w:t xml:space="preserve">      </w:t>
      </w:r>
      <w:r w:rsidR="371D490D" w:rsidRPr="00346638">
        <w:rPr>
          <w:rFonts w:cstheme="minorHAnsi"/>
          <w:color w:val="000000" w:themeColor="text1"/>
          <w:sz w:val="20"/>
          <w:szCs w:val="20"/>
        </w:rPr>
        <w:t xml:space="preserve">         </w:t>
      </w:r>
      <w:r w:rsidR="371D490D" w:rsidRPr="00346638">
        <w:rPr>
          <w:rFonts w:cstheme="minorHAnsi"/>
          <w:color w:val="0000C0"/>
          <w:sz w:val="20"/>
          <w:szCs w:val="20"/>
        </w:rPr>
        <w:t>value</w:t>
      </w:r>
      <w:r w:rsidR="371D490D" w:rsidRPr="00346638">
        <w:rPr>
          <w:rFonts w:cstheme="minorHAnsi"/>
          <w:color w:val="000000" w:themeColor="text1"/>
          <w:sz w:val="20"/>
          <w:szCs w:val="20"/>
        </w:rPr>
        <w:t xml:space="preserve"> = </w:t>
      </w:r>
      <w:proofErr w:type="gramStart"/>
      <w:r w:rsidR="371D490D" w:rsidRPr="00346638">
        <w:rPr>
          <w:rFonts w:cstheme="minorHAnsi"/>
          <w:color w:val="000000" w:themeColor="text1"/>
          <w:sz w:val="20"/>
          <w:szCs w:val="20"/>
        </w:rPr>
        <w:t>v;</w:t>
      </w:r>
      <w:proofErr w:type="gramEnd"/>
    </w:p>
    <w:p w14:paraId="16C01484" w14:textId="18C1D8A1" w:rsidR="00EE0C75" w:rsidRPr="00346638" w:rsidRDefault="00CE49A0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 w:themeColor="text1"/>
          <w:sz w:val="20"/>
          <w:szCs w:val="20"/>
        </w:rPr>
        <w:t xml:space="preserve">      </w:t>
      </w:r>
      <w:r w:rsidR="371D490D" w:rsidRPr="00346638">
        <w:rPr>
          <w:rFonts w:cstheme="minorHAnsi"/>
          <w:color w:val="000000" w:themeColor="text1"/>
          <w:sz w:val="20"/>
          <w:szCs w:val="20"/>
        </w:rPr>
        <w:t xml:space="preserve">         </w:t>
      </w:r>
      <w:proofErr w:type="spellStart"/>
      <w:r w:rsidR="371D490D" w:rsidRPr="00346638">
        <w:rPr>
          <w:rFonts w:cstheme="minorHAnsi"/>
          <w:color w:val="0000C0"/>
          <w:sz w:val="20"/>
          <w:szCs w:val="20"/>
        </w:rPr>
        <w:t>leftNode</w:t>
      </w:r>
      <w:proofErr w:type="spellEnd"/>
      <w:r w:rsidR="371D490D" w:rsidRPr="00346638">
        <w:rPr>
          <w:rFonts w:cstheme="minorHAnsi"/>
          <w:color w:val="000000" w:themeColor="text1"/>
          <w:sz w:val="20"/>
          <w:szCs w:val="20"/>
        </w:rPr>
        <w:t xml:space="preserve"> = </w:t>
      </w:r>
      <w:proofErr w:type="gramStart"/>
      <w:r w:rsidR="371D490D" w:rsidRPr="00346638">
        <w:rPr>
          <w:rFonts w:cstheme="minorHAnsi"/>
          <w:color w:val="000000" w:themeColor="text1"/>
          <w:sz w:val="20"/>
          <w:szCs w:val="20"/>
        </w:rPr>
        <w:t>left;</w:t>
      </w:r>
      <w:proofErr w:type="gramEnd"/>
    </w:p>
    <w:p w14:paraId="61DFBCE1" w14:textId="26E8B333" w:rsidR="00EE0C75" w:rsidRPr="00346638" w:rsidRDefault="00CE49A0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 w:themeColor="text1"/>
          <w:sz w:val="20"/>
          <w:szCs w:val="20"/>
        </w:rPr>
        <w:t xml:space="preserve">      </w:t>
      </w:r>
      <w:r w:rsidR="371D490D" w:rsidRPr="00346638">
        <w:rPr>
          <w:rFonts w:cstheme="minorHAnsi"/>
          <w:color w:val="000000" w:themeColor="text1"/>
          <w:sz w:val="20"/>
          <w:szCs w:val="20"/>
        </w:rPr>
        <w:t xml:space="preserve">         </w:t>
      </w:r>
      <w:proofErr w:type="spellStart"/>
      <w:r w:rsidR="371D490D" w:rsidRPr="00346638">
        <w:rPr>
          <w:rFonts w:cstheme="minorHAnsi"/>
          <w:color w:val="0000C0"/>
          <w:sz w:val="20"/>
          <w:szCs w:val="20"/>
        </w:rPr>
        <w:t>rightNode</w:t>
      </w:r>
      <w:proofErr w:type="spellEnd"/>
      <w:r w:rsidR="371D490D" w:rsidRPr="00346638">
        <w:rPr>
          <w:rFonts w:cstheme="minorHAnsi"/>
          <w:color w:val="000000" w:themeColor="text1"/>
          <w:sz w:val="20"/>
          <w:szCs w:val="20"/>
        </w:rPr>
        <w:t xml:space="preserve"> = </w:t>
      </w:r>
      <w:proofErr w:type="gramStart"/>
      <w:r w:rsidR="371D490D" w:rsidRPr="00346638">
        <w:rPr>
          <w:rFonts w:cstheme="minorHAnsi"/>
          <w:color w:val="000000" w:themeColor="text1"/>
          <w:sz w:val="20"/>
          <w:szCs w:val="20"/>
        </w:rPr>
        <w:t>right;</w:t>
      </w:r>
      <w:proofErr w:type="gramEnd"/>
    </w:p>
    <w:p w14:paraId="5F5DF507" w14:textId="18699E40" w:rsidR="00EE0C75" w:rsidRPr="00346638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 w:themeColor="text1"/>
          <w:sz w:val="20"/>
          <w:szCs w:val="20"/>
        </w:rPr>
        <w:t xml:space="preserve">      </w:t>
      </w:r>
      <w:r w:rsidR="00CE49A0" w:rsidRPr="00346638">
        <w:rPr>
          <w:rFonts w:cstheme="minorHAnsi"/>
          <w:color w:val="000000" w:themeColor="text1"/>
          <w:sz w:val="20"/>
          <w:szCs w:val="20"/>
        </w:rPr>
        <w:t xml:space="preserve">      </w:t>
      </w:r>
      <w:r w:rsidRPr="00346638">
        <w:rPr>
          <w:rFonts w:cstheme="minorHAnsi"/>
          <w:color w:val="000000" w:themeColor="text1"/>
          <w:sz w:val="20"/>
          <w:szCs w:val="20"/>
        </w:rPr>
        <w:t>}</w:t>
      </w:r>
    </w:p>
    <w:p w14:paraId="21683EF5" w14:textId="335F68AF" w:rsidR="00EE0C75" w:rsidRPr="00346638" w:rsidRDefault="00CE49A0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 w:themeColor="text1"/>
          <w:sz w:val="20"/>
          <w:szCs w:val="20"/>
        </w:rPr>
        <w:t xml:space="preserve">      </w:t>
      </w:r>
      <w:r w:rsidR="371D490D" w:rsidRPr="00346638">
        <w:rPr>
          <w:rFonts w:cstheme="minorHAnsi"/>
          <w:color w:val="000000" w:themeColor="text1"/>
          <w:sz w:val="20"/>
          <w:szCs w:val="20"/>
        </w:rPr>
        <w:t xml:space="preserve">      </w:t>
      </w:r>
      <w:r w:rsidR="371D490D" w:rsidRPr="00346638">
        <w:rPr>
          <w:rFonts w:cstheme="minorHAnsi"/>
          <w:b/>
          <w:bCs/>
          <w:color w:val="7F0055"/>
          <w:sz w:val="20"/>
          <w:szCs w:val="20"/>
        </w:rPr>
        <w:t>public</w:t>
      </w:r>
      <w:r w:rsidR="371D490D" w:rsidRPr="00346638">
        <w:rPr>
          <w:rFonts w:cstheme="minorHAnsi"/>
          <w:color w:val="000000" w:themeColor="text1"/>
          <w:sz w:val="20"/>
          <w:szCs w:val="20"/>
        </w:rPr>
        <w:t xml:space="preserve"> </w:t>
      </w:r>
      <w:proofErr w:type="spellStart"/>
      <w:r w:rsidR="371D490D" w:rsidRPr="00346638">
        <w:rPr>
          <w:rFonts w:cstheme="minorHAnsi"/>
          <w:color w:val="000000" w:themeColor="text1"/>
          <w:sz w:val="20"/>
          <w:szCs w:val="20"/>
        </w:rPr>
        <w:t>TreeNode</w:t>
      </w:r>
      <w:proofErr w:type="spellEnd"/>
      <w:r w:rsidR="371D490D" w:rsidRPr="00346638">
        <w:rPr>
          <w:rFonts w:cstheme="minorHAnsi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="371D490D" w:rsidRPr="00346638">
        <w:rPr>
          <w:rFonts w:cstheme="minorHAnsi"/>
          <w:color w:val="000000" w:themeColor="text1"/>
          <w:sz w:val="20"/>
          <w:szCs w:val="20"/>
        </w:rPr>
        <w:t>getLeftTree</w:t>
      </w:r>
      <w:proofErr w:type="spellEnd"/>
      <w:r w:rsidR="371D490D" w:rsidRPr="00346638">
        <w:rPr>
          <w:rFonts w:cstheme="minorHAnsi"/>
          <w:color w:val="000000" w:themeColor="text1"/>
          <w:sz w:val="20"/>
          <w:szCs w:val="20"/>
        </w:rPr>
        <w:t>(</w:t>
      </w:r>
      <w:proofErr w:type="gramEnd"/>
      <w:r w:rsidR="371D490D" w:rsidRPr="00346638">
        <w:rPr>
          <w:rFonts w:cstheme="minorHAnsi"/>
          <w:color w:val="000000" w:themeColor="text1"/>
          <w:sz w:val="20"/>
          <w:szCs w:val="20"/>
        </w:rPr>
        <w:t>)</w:t>
      </w:r>
      <w:r w:rsidR="00F82C88" w:rsidRPr="00346638">
        <w:rPr>
          <w:rFonts w:cstheme="minorHAnsi"/>
          <w:color w:val="000000" w:themeColor="text1"/>
          <w:sz w:val="20"/>
          <w:szCs w:val="20"/>
        </w:rPr>
        <w:t xml:space="preserve"> </w:t>
      </w:r>
      <w:r w:rsidR="371D490D" w:rsidRPr="00346638">
        <w:rPr>
          <w:rFonts w:cstheme="minorHAnsi"/>
          <w:color w:val="000000" w:themeColor="text1"/>
          <w:sz w:val="20"/>
          <w:szCs w:val="20"/>
        </w:rPr>
        <w:t>{</w:t>
      </w:r>
    </w:p>
    <w:p w14:paraId="37441306" w14:textId="6A3AACBB" w:rsidR="00EE0C75" w:rsidRPr="00346638" w:rsidRDefault="00CE49A0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 w:themeColor="text1"/>
          <w:sz w:val="20"/>
          <w:szCs w:val="20"/>
        </w:rPr>
        <w:t xml:space="preserve">      </w:t>
      </w:r>
      <w:r w:rsidR="371D490D" w:rsidRPr="00346638">
        <w:rPr>
          <w:rFonts w:cstheme="minorHAnsi"/>
          <w:color w:val="000000" w:themeColor="text1"/>
          <w:sz w:val="20"/>
          <w:szCs w:val="20"/>
        </w:rPr>
        <w:t xml:space="preserve">         </w:t>
      </w:r>
      <w:r w:rsidR="371D490D" w:rsidRPr="00346638">
        <w:rPr>
          <w:rFonts w:cstheme="minorHAnsi"/>
          <w:b/>
          <w:bCs/>
          <w:color w:val="7F0055"/>
          <w:sz w:val="20"/>
          <w:szCs w:val="20"/>
        </w:rPr>
        <w:t>return</w:t>
      </w:r>
      <w:r w:rsidR="371D490D" w:rsidRPr="00346638">
        <w:rPr>
          <w:rFonts w:cstheme="minorHAnsi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="371D490D" w:rsidRPr="00346638">
        <w:rPr>
          <w:rFonts w:cstheme="minorHAnsi"/>
          <w:color w:val="0000C0"/>
          <w:sz w:val="20"/>
          <w:szCs w:val="20"/>
        </w:rPr>
        <w:t>leftNode</w:t>
      </w:r>
      <w:proofErr w:type="spellEnd"/>
      <w:r w:rsidR="371D490D" w:rsidRPr="00346638">
        <w:rPr>
          <w:rFonts w:cstheme="minorHAnsi"/>
          <w:color w:val="000000" w:themeColor="text1"/>
          <w:sz w:val="20"/>
          <w:szCs w:val="20"/>
        </w:rPr>
        <w:t>;</w:t>
      </w:r>
      <w:proofErr w:type="gramEnd"/>
    </w:p>
    <w:p w14:paraId="499A94BC" w14:textId="5458B593" w:rsidR="00EE0C75" w:rsidRPr="00346638" w:rsidRDefault="00CE49A0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 w:themeColor="text1"/>
          <w:sz w:val="20"/>
          <w:szCs w:val="20"/>
        </w:rPr>
        <w:t xml:space="preserve">      </w:t>
      </w:r>
      <w:r w:rsidR="371D490D" w:rsidRPr="00346638">
        <w:rPr>
          <w:rFonts w:cstheme="minorHAnsi"/>
          <w:color w:val="000000" w:themeColor="text1"/>
          <w:sz w:val="20"/>
          <w:szCs w:val="20"/>
        </w:rPr>
        <w:t xml:space="preserve">      }</w:t>
      </w:r>
    </w:p>
    <w:p w14:paraId="5910F539" w14:textId="1FFCE3C6" w:rsidR="00EE0C75" w:rsidRPr="00346638" w:rsidRDefault="00CE49A0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 w:themeColor="text1"/>
          <w:sz w:val="20"/>
          <w:szCs w:val="20"/>
        </w:rPr>
        <w:t xml:space="preserve">      </w:t>
      </w:r>
      <w:r w:rsidR="371D490D" w:rsidRPr="00346638">
        <w:rPr>
          <w:rFonts w:cstheme="minorHAnsi"/>
          <w:color w:val="000000" w:themeColor="text1"/>
          <w:sz w:val="20"/>
          <w:szCs w:val="20"/>
        </w:rPr>
        <w:t xml:space="preserve">      </w:t>
      </w:r>
      <w:r w:rsidR="371D490D" w:rsidRPr="00346638">
        <w:rPr>
          <w:rFonts w:cstheme="minorHAnsi"/>
          <w:b/>
          <w:bCs/>
          <w:color w:val="7F0055"/>
          <w:sz w:val="20"/>
          <w:szCs w:val="20"/>
        </w:rPr>
        <w:t>public</w:t>
      </w:r>
      <w:r w:rsidR="371D490D" w:rsidRPr="00346638">
        <w:rPr>
          <w:rFonts w:cstheme="minorHAnsi"/>
          <w:color w:val="000000" w:themeColor="text1"/>
          <w:sz w:val="20"/>
          <w:szCs w:val="20"/>
        </w:rPr>
        <w:t xml:space="preserve"> </w:t>
      </w:r>
      <w:proofErr w:type="spellStart"/>
      <w:r w:rsidR="371D490D" w:rsidRPr="00346638">
        <w:rPr>
          <w:rFonts w:cstheme="minorHAnsi"/>
          <w:color w:val="000000" w:themeColor="text1"/>
          <w:sz w:val="20"/>
          <w:szCs w:val="20"/>
        </w:rPr>
        <w:t>TreeNode</w:t>
      </w:r>
      <w:proofErr w:type="spellEnd"/>
      <w:r w:rsidR="371D490D" w:rsidRPr="00346638">
        <w:rPr>
          <w:rFonts w:cstheme="minorHAnsi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="371D490D" w:rsidRPr="00346638">
        <w:rPr>
          <w:rFonts w:cstheme="minorHAnsi"/>
          <w:color w:val="000000" w:themeColor="text1"/>
          <w:sz w:val="20"/>
          <w:szCs w:val="20"/>
        </w:rPr>
        <w:t>getRightTree</w:t>
      </w:r>
      <w:proofErr w:type="spellEnd"/>
      <w:r w:rsidR="371D490D" w:rsidRPr="00346638">
        <w:rPr>
          <w:rFonts w:cstheme="minorHAnsi"/>
          <w:color w:val="000000" w:themeColor="text1"/>
          <w:sz w:val="20"/>
          <w:szCs w:val="20"/>
        </w:rPr>
        <w:t>(</w:t>
      </w:r>
      <w:proofErr w:type="gramEnd"/>
      <w:r w:rsidR="371D490D" w:rsidRPr="00346638">
        <w:rPr>
          <w:rFonts w:cstheme="minorHAnsi"/>
          <w:color w:val="000000" w:themeColor="text1"/>
          <w:sz w:val="20"/>
          <w:szCs w:val="20"/>
        </w:rPr>
        <w:t>)</w:t>
      </w:r>
      <w:r w:rsidR="00F82C88" w:rsidRPr="00346638">
        <w:rPr>
          <w:rFonts w:cstheme="minorHAnsi"/>
          <w:color w:val="000000" w:themeColor="text1"/>
          <w:sz w:val="20"/>
          <w:szCs w:val="20"/>
        </w:rPr>
        <w:t xml:space="preserve"> </w:t>
      </w:r>
      <w:r w:rsidR="371D490D" w:rsidRPr="00346638">
        <w:rPr>
          <w:rFonts w:cstheme="minorHAnsi"/>
          <w:color w:val="000000" w:themeColor="text1"/>
          <w:sz w:val="20"/>
          <w:szCs w:val="20"/>
        </w:rPr>
        <w:t>{</w:t>
      </w:r>
    </w:p>
    <w:p w14:paraId="7A9C66BE" w14:textId="03E243DC" w:rsidR="00EE0C75" w:rsidRPr="00346638" w:rsidRDefault="00CE49A0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 w:themeColor="text1"/>
          <w:sz w:val="20"/>
          <w:szCs w:val="20"/>
        </w:rPr>
        <w:t xml:space="preserve">      </w:t>
      </w:r>
      <w:r w:rsidR="371D490D" w:rsidRPr="00346638">
        <w:rPr>
          <w:rFonts w:cstheme="minorHAnsi"/>
          <w:color w:val="000000" w:themeColor="text1"/>
          <w:sz w:val="20"/>
          <w:szCs w:val="20"/>
        </w:rPr>
        <w:t xml:space="preserve">         </w:t>
      </w:r>
      <w:r w:rsidR="371D490D" w:rsidRPr="00346638">
        <w:rPr>
          <w:rFonts w:cstheme="minorHAnsi"/>
          <w:b/>
          <w:bCs/>
          <w:color w:val="7F0055"/>
          <w:sz w:val="20"/>
          <w:szCs w:val="20"/>
        </w:rPr>
        <w:t>return</w:t>
      </w:r>
      <w:r w:rsidR="371D490D" w:rsidRPr="00346638">
        <w:rPr>
          <w:rFonts w:cstheme="minorHAnsi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="371D490D" w:rsidRPr="00346638">
        <w:rPr>
          <w:rFonts w:cstheme="minorHAnsi"/>
          <w:color w:val="0000C0"/>
          <w:sz w:val="20"/>
          <w:szCs w:val="20"/>
        </w:rPr>
        <w:t>rightNode</w:t>
      </w:r>
      <w:proofErr w:type="spellEnd"/>
      <w:r w:rsidR="371D490D" w:rsidRPr="00346638">
        <w:rPr>
          <w:rFonts w:cstheme="minorHAnsi"/>
          <w:color w:val="000000" w:themeColor="text1"/>
          <w:sz w:val="20"/>
          <w:szCs w:val="20"/>
        </w:rPr>
        <w:t>;</w:t>
      </w:r>
      <w:proofErr w:type="gramEnd"/>
    </w:p>
    <w:p w14:paraId="5D1E7B76" w14:textId="1F867279" w:rsidR="00EE0C75" w:rsidRPr="00346638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 w:themeColor="text1"/>
          <w:sz w:val="20"/>
          <w:szCs w:val="20"/>
        </w:rPr>
        <w:t xml:space="preserve">      </w:t>
      </w:r>
      <w:r w:rsidR="00CE49A0" w:rsidRPr="00346638">
        <w:rPr>
          <w:rFonts w:cstheme="minorHAnsi"/>
          <w:color w:val="000000" w:themeColor="text1"/>
          <w:sz w:val="20"/>
          <w:szCs w:val="20"/>
        </w:rPr>
        <w:t xml:space="preserve">      </w:t>
      </w:r>
      <w:r w:rsidRPr="00346638">
        <w:rPr>
          <w:rFonts w:cstheme="minorHAnsi"/>
          <w:color w:val="000000" w:themeColor="text1"/>
          <w:sz w:val="20"/>
          <w:szCs w:val="20"/>
        </w:rPr>
        <w:t>}</w:t>
      </w:r>
    </w:p>
    <w:p w14:paraId="04F8D3D5" w14:textId="2196B232" w:rsidR="00EE0C75" w:rsidRPr="00346638" w:rsidRDefault="00CE49A0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 w:themeColor="text1"/>
          <w:sz w:val="20"/>
          <w:szCs w:val="20"/>
        </w:rPr>
        <w:t xml:space="preserve">      </w:t>
      </w:r>
      <w:r w:rsidR="00F82C88" w:rsidRPr="00346638">
        <w:rPr>
          <w:rFonts w:cstheme="minorHAnsi"/>
          <w:color w:val="000000" w:themeColor="text1"/>
          <w:sz w:val="20"/>
          <w:szCs w:val="20"/>
        </w:rPr>
        <w:t xml:space="preserve">      </w:t>
      </w:r>
      <w:r w:rsidR="371D490D" w:rsidRPr="00346638">
        <w:rPr>
          <w:rFonts w:cstheme="minorHAnsi"/>
          <w:b/>
          <w:bCs/>
          <w:color w:val="7F0055"/>
          <w:sz w:val="20"/>
          <w:szCs w:val="20"/>
        </w:rPr>
        <w:t>public</w:t>
      </w:r>
      <w:r w:rsidR="371D490D" w:rsidRPr="00346638">
        <w:rPr>
          <w:rFonts w:cstheme="minorHAnsi"/>
          <w:color w:val="000000" w:themeColor="text1"/>
          <w:sz w:val="20"/>
          <w:szCs w:val="20"/>
        </w:rPr>
        <w:t xml:space="preserve"> </w:t>
      </w:r>
      <w:r w:rsidR="371D490D" w:rsidRPr="00346638">
        <w:rPr>
          <w:rFonts w:cstheme="minorHAnsi"/>
          <w:color w:val="000000" w:themeColor="text1"/>
          <w:sz w:val="20"/>
          <w:szCs w:val="20"/>
          <w:u w:val="single"/>
        </w:rPr>
        <w:t>Comparable</w:t>
      </w:r>
      <w:r w:rsidR="371D490D" w:rsidRPr="00346638">
        <w:rPr>
          <w:rFonts w:cstheme="minorHAnsi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="371D490D" w:rsidRPr="00346638">
        <w:rPr>
          <w:rFonts w:cstheme="minorHAnsi"/>
          <w:color w:val="000000" w:themeColor="text1"/>
          <w:sz w:val="20"/>
          <w:szCs w:val="20"/>
        </w:rPr>
        <w:t>getValue</w:t>
      </w:r>
      <w:proofErr w:type="spellEnd"/>
      <w:r w:rsidR="371D490D" w:rsidRPr="00346638">
        <w:rPr>
          <w:rFonts w:cstheme="minorHAnsi"/>
          <w:color w:val="000000" w:themeColor="text1"/>
          <w:sz w:val="20"/>
          <w:szCs w:val="20"/>
        </w:rPr>
        <w:t>(</w:t>
      </w:r>
      <w:proofErr w:type="gramEnd"/>
      <w:r w:rsidR="371D490D" w:rsidRPr="00346638">
        <w:rPr>
          <w:rFonts w:cstheme="minorHAnsi"/>
          <w:color w:val="000000" w:themeColor="text1"/>
          <w:sz w:val="20"/>
          <w:szCs w:val="20"/>
        </w:rPr>
        <w:t>)</w:t>
      </w:r>
      <w:r w:rsidR="00F82C88" w:rsidRPr="00346638">
        <w:rPr>
          <w:rFonts w:cstheme="minorHAnsi"/>
          <w:color w:val="000000" w:themeColor="text1"/>
          <w:sz w:val="20"/>
          <w:szCs w:val="20"/>
        </w:rPr>
        <w:t xml:space="preserve"> </w:t>
      </w:r>
      <w:r w:rsidR="371D490D" w:rsidRPr="00346638">
        <w:rPr>
          <w:rFonts w:cstheme="minorHAnsi"/>
          <w:color w:val="000000" w:themeColor="text1"/>
          <w:sz w:val="20"/>
          <w:szCs w:val="20"/>
        </w:rPr>
        <w:t>{</w:t>
      </w:r>
    </w:p>
    <w:p w14:paraId="58E35643" w14:textId="3165E5AF" w:rsidR="00EE0C75" w:rsidRPr="00346638" w:rsidRDefault="00F82C88" w:rsidP="00346638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 w:themeColor="text1"/>
          <w:sz w:val="20"/>
          <w:szCs w:val="20"/>
        </w:rPr>
        <w:t xml:space="preserve">          </w:t>
      </w:r>
      <w:r w:rsidR="00CE49A0" w:rsidRPr="00346638">
        <w:rPr>
          <w:rFonts w:cstheme="minorHAnsi"/>
          <w:color w:val="000000" w:themeColor="text1"/>
          <w:sz w:val="20"/>
          <w:szCs w:val="20"/>
        </w:rPr>
        <w:t xml:space="preserve">      </w:t>
      </w:r>
      <w:r w:rsidR="0033300D" w:rsidRPr="00346638">
        <w:rPr>
          <w:rFonts w:cstheme="minorHAnsi"/>
          <w:b/>
          <w:bCs/>
          <w:color w:val="7F0055"/>
          <w:sz w:val="20"/>
          <w:szCs w:val="20"/>
        </w:rPr>
        <w:t>r</w:t>
      </w:r>
      <w:r w:rsidR="371D490D" w:rsidRPr="00346638">
        <w:rPr>
          <w:rFonts w:cstheme="minorHAnsi"/>
          <w:b/>
          <w:bCs/>
          <w:color w:val="7F0055"/>
          <w:sz w:val="20"/>
          <w:szCs w:val="20"/>
        </w:rPr>
        <w:t>eturn</w:t>
      </w:r>
      <w:r w:rsidR="371D490D" w:rsidRPr="00346638">
        <w:rPr>
          <w:rFonts w:cstheme="minorHAnsi"/>
          <w:color w:val="000000" w:themeColor="text1"/>
          <w:sz w:val="20"/>
          <w:szCs w:val="20"/>
        </w:rPr>
        <w:t xml:space="preserve"> </w:t>
      </w:r>
      <w:proofErr w:type="gramStart"/>
      <w:r w:rsidR="371D490D" w:rsidRPr="00346638">
        <w:rPr>
          <w:rFonts w:cstheme="minorHAnsi"/>
          <w:color w:val="0000C0"/>
          <w:sz w:val="20"/>
          <w:szCs w:val="20"/>
        </w:rPr>
        <w:t>value</w:t>
      </w:r>
      <w:r w:rsidR="371D490D" w:rsidRPr="00346638">
        <w:rPr>
          <w:rFonts w:cstheme="minorHAnsi"/>
          <w:color w:val="000000" w:themeColor="text1"/>
          <w:sz w:val="20"/>
          <w:szCs w:val="20"/>
        </w:rPr>
        <w:t>;</w:t>
      </w:r>
      <w:proofErr w:type="gramEnd"/>
    </w:p>
    <w:p w14:paraId="247137E9" w14:textId="64879A2E" w:rsidR="00EE0C75" w:rsidRPr="00346638" w:rsidRDefault="00F82C88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 w:themeColor="text1"/>
          <w:sz w:val="20"/>
          <w:szCs w:val="20"/>
        </w:rPr>
        <w:t xml:space="preserve">      </w:t>
      </w:r>
      <w:r w:rsidR="00CE49A0" w:rsidRPr="00346638">
        <w:rPr>
          <w:rFonts w:cstheme="minorHAnsi"/>
          <w:color w:val="000000" w:themeColor="text1"/>
          <w:sz w:val="20"/>
          <w:szCs w:val="20"/>
        </w:rPr>
        <w:t xml:space="preserve">      </w:t>
      </w:r>
      <w:r w:rsidR="371D490D" w:rsidRPr="00346638">
        <w:rPr>
          <w:rFonts w:cstheme="minorHAnsi"/>
          <w:color w:val="000000" w:themeColor="text1"/>
          <w:sz w:val="20"/>
          <w:szCs w:val="20"/>
        </w:rPr>
        <w:t>}</w:t>
      </w:r>
    </w:p>
    <w:p w14:paraId="4AFA4D48" w14:textId="50B4C266" w:rsidR="00EE0C75" w:rsidRPr="00346638" w:rsidRDefault="00CE49A0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 w:themeColor="text1"/>
          <w:sz w:val="20"/>
          <w:szCs w:val="20"/>
        </w:rPr>
        <w:t xml:space="preserve">      </w:t>
      </w:r>
      <w:r w:rsidR="371D490D" w:rsidRPr="00346638">
        <w:rPr>
          <w:rFonts w:cstheme="minorHAnsi"/>
          <w:color w:val="000000" w:themeColor="text1"/>
          <w:sz w:val="20"/>
          <w:szCs w:val="20"/>
        </w:rPr>
        <w:t>}</w:t>
      </w:r>
    </w:p>
    <w:p w14:paraId="1465B144" w14:textId="52AD14D3" w:rsidR="00EE0C75" w:rsidRPr="00346638" w:rsidRDefault="00572BAA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3492E158">
        <w:rPr>
          <w:color w:val="000000" w:themeColor="text1"/>
          <w:sz w:val="20"/>
          <w:szCs w:val="20"/>
        </w:rPr>
        <w:t xml:space="preserve">      </w:t>
      </w:r>
      <w:r w:rsidRPr="3492E158">
        <w:rPr>
          <w:b/>
          <w:bCs/>
          <w:color w:val="7F0055"/>
          <w:sz w:val="20"/>
          <w:szCs w:val="20"/>
        </w:rPr>
        <w:t>p</w:t>
      </w:r>
      <w:r w:rsidR="371D490D" w:rsidRPr="3492E158">
        <w:rPr>
          <w:b/>
          <w:bCs/>
          <w:color w:val="7F0055"/>
          <w:sz w:val="20"/>
          <w:szCs w:val="20"/>
        </w:rPr>
        <w:t>rotected</w:t>
      </w:r>
      <w:r w:rsidR="371D490D" w:rsidRPr="3492E158">
        <w:rPr>
          <w:color w:val="000000" w:themeColor="text1"/>
          <w:sz w:val="20"/>
          <w:szCs w:val="20"/>
        </w:rPr>
        <w:t xml:space="preserve"> </w:t>
      </w:r>
      <w:proofErr w:type="spellStart"/>
      <w:r w:rsidR="371D490D" w:rsidRPr="3492E158">
        <w:rPr>
          <w:color w:val="000000" w:themeColor="text1"/>
          <w:sz w:val="20"/>
          <w:szCs w:val="20"/>
        </w:rPr>
        <w:t>TreeNode</w:t>
      </w:r>
      <w:proofErr w:type="spellEnd"/>
      <w:r w:rsidR="371D490D" w:rsidRPr="3492E158">
        <w:rPr>
          <w:color w:val="000000" w:themeColor="text1"/>
          <w:sz w:val="20"/>
          <w:szCs w:val="20"/>
        </w:rPr>
        <w:t xml:space="preserve"> </w:t>
      </w:r>
      <w:proofErr w:type="gramStart"/>
      <w:r w:rsidR="371D490D" w:rsidRPr="3492E158">
        <w:rPr>
          <w:color w:val="0000C0"/>
          <w:sz w:val="20"/>
          <w:szCs w:val="20"/>
        </w:rPr>
        <w:t>root</w:t>
      </w:r>
      <w:r w:rsidR="371D490D" w:rsidRPr="3492E158">
        <w:rPr>
          <w:color w:val="000000" w:themeColor="text1"/>
          <w:sz w:val="20"/>
          <w:szCs w:val="20"/>
        </w:rPr>
        <w:t>;</w:t>
      </w:r>
      <w:proofErr w:type="gramEnd"/>
    </w:p>
    <w:p w14:paraId="571DEEDB" w14:textId="65C9FC99" w:rsidR="006F3967" w:rsidRPr="008707CA" w:rsidRDefault="4F1A9099" w:rsidP="3492E158">
      <w:pPr>
        <w:autoSpaceDE w:val="0"/>
        <w:autoSpaceDN w:val="0"/>
        <w:adjustRightInd w:val="0"/>
        <w:spacing w:after="0" w:line="240" w:lineRule="auto"/>
      </w:pPr>
      <w:r w:rsidRPr="3492E158">
        <w:t xml:space="preserve">   </w:t>
      </w:r>
      <w:r w:rsidR="002D271E" w:rsidRPr="3492E158">
        <w:t xml:space="preserve">   </w:t>
      </w:r>
      <w:r w:rsidR="006F3967" w:rsidRPr="3492E158">
        <w:t>….</w:t>
      </w:r>
    </w:p>
    <w:p w14:paraId="13543F40" w14:textId="32611A5B" w:rsidR="00EE0C75" w:rsidRPr="00346638" w:rsidRDefault="006F3967" w:rsidP="00650C4E">
      <w:pPr>
        <w:autoSpaceDE w:val="0"/>
        <w:autoSpaceDN w:val="0"/>
        <w:adjustRightInd w:val="0"/>
        <w:spacing w:after="0" w:line="240" w:lineRule="auto"/>
        <w:rPr>
          <w:rFonts w:eastAsiaTheme="majorEastAsia" w:cstheme="minorHAnsi"/>
          <w:b/>
          <w:bCs/>
          <w:color w:val="4F81BD" w:themeColor="accent1"/>
          <w:sz w:val="26"/>
          <w:szCs w:val="26"/>
        </w:rPr>
      </w:pPr>
      <w:r w:rsidRPr="008204AF">
        <w:rPr>
          <w:rFonts w:cstheme="minorHAnsi"/>
        </w:rPr>
        <w:t>}</w:t>
      </w:r>
      <w:r w:rsidR="00EE0C75" w:rsidRPr="005378A3">
        <w:rPr>
          <w:rFonts w:cstheme="minorHAnsi"/>
        </w:rPr>
        <w:br w:type="page"/>
      </w:r>
    </w:p>
    <w:p w14:paraId="116E9E0E" w14:textId="67CDC4D7" w:rsidR="00510173" w:rsidRPr="00346638" w:rsidRDefault="00510173" w:rsidP="00346638">
      <w:pPr>
        <w:pStyle w:val="Heading2"/>
      </w:pPr>
      <w:proofErr w:type="spellStart"/>
      <w:r w:rsidRPr="00346638">
        <w:lastRenderedPageBreak/>
        <w:t>PriorityQueue</w:t>
      </w:r>
      <w:proofErr w:type="spellEnd"/>
    </w:p>
    <w:p w14:paraId="7A57619B" w14:textId="2AF23412" w:rsidR="00C22B21" w:rsidRPr="00346638" w:rsidRDefault="00C22B21" w:rsidP="00C22B21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b/>
          <w:bCs/>
          <w:color w:val="7F0055"/>
          <w:sz w:val="20"/>
          <w:szCs w:val="20"/>
        </w:rPr>
        <w:t>public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b/>
          <w:bCs/>
          <w:color w:val="7F0055"/>
          <w:sz w:val="20"/>
          <w:szCs w:val="20"/>
        </w:rPr>
        <w:t>class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 w:rsidRPr="00346638">
        <w:rPr>
          <w:rFonts w:cstheme="minorHAnsi"/>
          <w:color w:val="000000"/>
          <w:sz w:val="20"/>
          <w:szCs w:val="20"/>
        </w:rPr>
        <w:t>PriorityQueue</w:t>
      </w:r>
      <w:proofErr w:type="spellEnd"/>
      <w:r w:rsidRPr="00346638">
        <w:rPr>
          <w:rFonts w:cstheme="minorHAnsi"/>
          <w:color w:val="000000"/>
          <w:sz w:val="20"/>
          <w:szCs w:val="20"/>
        </w:rPr>
        <w:t xml:space="preserve"> {       </w:t>
      </w:r>
    </w:p>
    <w:p w14:paraId="0548721F" w14:textId="77777777" w:rsidR="00C22B21" w:rsidRPr="00346638" w:rsidRDefault="00C22B21" w:rsidP="00C22B21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public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b/>
          <w:bCs/>
          <w:color w:val="7F0055"/>
          <w:sz w:val="20"/>
          <w:szCs w:val="20"/>
        </w:rPr>
        <w:t>class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 w:rsidRPr="00346638">
        <w:rPr>
          <w:rFonts w:cstheme="minorHAnsi"/>
          <w:color w:val="000000"/>
          <w:sz w:val="20"/>
          <w:szCs w:val="20"/>
        </w:rPr>
        <w:t>PriorityPair</w:t>
      </w:r>
      <w:proofErr w:type="spellEnd"/>
      <w:r w:rsidRPr="00346638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b/>
          <w:bCs/>
          <w:color w:val="7F0055"/>
          <w:sz w:val="20"/>
          <w:szCs w:val="20"/>
        </w:rPr>
        <w:t>implements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color w:val="000000"/>
          <w:sz w:val="20"/>
          <w:szCs w:val="20"/>
          <w:u w:val="single"/>
        </w:rPr>
        <w:t>Comparable</w:t>
      </w:r>
      <w:r w:rsidRPr="00346638">
        <w:rPr>
          <w:rFonts w:cstheme="minorHAnsi"/>
          <w:color w:val="000000"/>
          <w:sz w:val="20"/>
          <w:szCs w:val="20"/>
        </w:rPr>
        <w:t xml:space="preserve"> {</w:t>
      </w:r>
    </w:p>
    <w:p w14:paraId="474EB7A6" w14:textId="77777777" w:rsidR="00C22B21" w:rsidRPr="00346638" w:rsidRDefault="00C22B21" w:rsidP="00C22B21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public</w:t>
      </w:r>
      <w:r w:rsidRPr="00346638">
        <w:rPr>
          <w:rFonts w:cstheme="minorHAnsi"/>
          <w:color w:val="000000"/>
          <w:sz w:val="20"/>
          <w:szCs w:val="20"/>
        </w:rPr>
        <w:t xml:space="preserve"> Object </w:t>
      </w:r>
      <w:proofErr w:type="gramStart"/>
      <w:r w:rsidRPr="00346638">
        <w:rPr>
          <w:rFonts w:cstheme="minorHAnsi"/>
          <w:color w:val="0000C0"/>
          <w:sz w:val="20"/>
          <w:szCs w:val="20"/>
        </w:rPr>
        <w:t>element</w:t>
      </w:r>
      <w:r w:rsidRPr="00346638">
        <w:rPr>
          <w:rFonts w:cstheme="minorHAnsi"/>
          <w:color w:val="000000"/>
          <w:sz w:val="20"/>
          <w:szCs w:val="20"/>
        </w:rPr>
        <w:t>;</w:t>
      </w:r>
      <w:proofErr w:type="gramEnd"/>
    </w:p>
    <w:p w14:paraId="31E83179" w14:textId="126DED9C" w:rsidR="00C22B21" w:rsidRPr="00346638" w:rsidRDefault="00C22B21" w:rsidP="00C22B21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public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r w:rsidR="00CE4E48" w:rsidRPr="00D536F1">
        <w:rPr>
          <w:rFonts w:cstheme="minorHAnsi"/>
          <w:color w:val="000000"/>
          <w:sz w:val="20"/>
          <w:szCs w:val="20"/>
          <w:u w:val="single"/>
        </w:rPr>
        <w:t>Comparable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gramStart"/>
      <w:r w:rsidRPr="00346638">
        <w:rPr>
          <w:rFonts w:cstheme="minorHAnsi"/>
          <w:color w:val="0000C0"/>
          <w:sz w:val="20"/>
          <w:szCs w:val="20"/>
        </w:rPr>
        <w:t>priority</w:t>
      </w:r>
      <w:r w:rsidRPr="00346638">
        <w:rPr>
          <w:rFonts w:cstheme="minorHAnsi"/>
          <w:color w:val="000000"/>
          <w:sz w:val="20"/>
          <w:szCs w:val="20"/>
        </w:rPr>
        <w:t>;</w:t>
      </w:r>
      <w:proofErr w:type="gramEnd"/>
    </w:p>
    <w:p w14:paraId="38835348" w14:textId="77777777" w:rsidR="00C22B21" w:rsidRPr="00346638" w:rsidRDefault="00C22B21" w:rsidP="00C22B21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public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proofErr w:type="gramStart"/>
      <w:r w:rsidRPr="00346638">
        <w:rPr>
          <w:rFonts w:cstheme="minorHAnsi"/>
          <w:color w:val="000000"/>
          <w:sz w:val="20"/>
          <w:szCs w:val="20"/>
        </w:rPr>
        <w:t>PriorityPair</w:t>
      </w:r>
      <w:proofErr w:type="spellEnd"/>
      <w:r w:rsidRPr="00346638">
        <w:rPr>
          <w:rFonts w:cstheme="minorHAnsi"/>
          <w:color w:val="000000"/>
          <w:sz w:val="20"/>
          <w:szCs w:val="20"/>
        </w:rPr>
        <w:t>(</w:t>
      </w:r>
      <w:proofErr w:type="gramEnd"/>
      <w:r w:rsidRPr="00346638">
        <w:rPr>
          <w:rFonts w:cstheme="minorHAnsi"/>
          <w:color w:val="000000"/>
          <w:sz w:val="20"/>
          <w:szCs w:val="20"/>
        </w:rPr>
        <w:t xml:space="preserve">Object </w:t>
      </w:r>
      <w:r w:rsidRPr="00346638">
        <w:rPr>
          <w:rFonts w:cstheme="minorHAnsi"/>
          <w:color w:val="6A3E3E"/>
          <w:sz w:val="20"/>
          <w:szCs w:val="20"/>
        </w:rPr>
        <w:t>element</w:t>
      </w:r>
      <w:r w:rsidRPr="00346638">
        <w:rPr>
          <w:rFonts w:cstheme="minorHAnsi"/>
          <w:color w:val="000000"/>
          <w:sz w:val="20"/>
          <w:szCs w:val="20"/>
        </w:rPr>
        <w:t xml:space="preserve">, Object </w:t>
      </w:r>
      <w:r w:rsidRPr="00346638">
        <w:rPr>
          <w:rFonts w:cstheme="minorHAnsi"/>
          <w:color w:val="6A3E3E"/>
          <w:sz w:val="20"/>
          <w:szCs w:val="20"/>
        </w:rPr>
        <w:t>priority</w:t>
      </w:r>
      <w:r w:rsidRPr="00346638">
        <w:rPr>
          <w:rFonts w:cstheme="minorHAnsi"/>
          <w:color w:val="000000"/>
          <w:sz w:val="20"/>
          <w:szCs w:val="20"/>
        </w:rPr>
        <w:t>) {</w:t>
      </w:r>
    </w:p>
    <w:p w14:paraId="211ED364" w14:textId="77777777" w:rsidR="00C22B21" w:rsidRPr="00346638" w:rsidRDefault="00C22B21" w:rsidP="00C22B21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proofErr w:type="spellStart"/>
      <w:proofErr w:type="gramStart"/>
      <w:r w:rsidRPr="00346638">
        <w:rPr>
          <w:rFonts w:cstheme="minorHAnsi"/>
          <w:b/>
          <w:bCs/>
          <w:color w:val="7F0055"/>
          <w:sz w:val="20"/>
          <w:szCs w:val="20"/>
        </w:rPr>
        <w:t>this</w:t>
      </w:r>
      <w:r w:rsidRPr="00346638">
        <w:rPr>
          <w:rFonts w:cstheme="minorHAnsi"/>
          <w:color w:val="000000"/>
          <w:sz w:val="20"/>
          <w:szCs w:val="20"/>
        </w:rPr>
        <w:t>.</w:t>
      </w:r>
      <w:r w:rsidRPr="00346638">
        <w:rPr>
          <w:rFonts w:cstheme="minorHAnsi"/>
          <w:color w:val="0000C0"/>
          <w:sz w:val="20"/>
          <w:szCs w:val="20"/>
        </w:rPr>
        <w:t>element</w:t>
      </w:r>
      <w:proofErr w:type="spellEnd"/>
      <w:proofErr w:type="gramEnd"/>
      <w:r w:rsidRPr="00346638">
        <w:rPr>
          <w:rFonts w:cstheme="minorHAnsi"/>
          <w:color w:val="000000"/>
          <w:sz w:val="20"/>
          <w:szCs w:val="20"/>
        </w:rPr>
        <w:t xml:space="preserve"> = </w:t>
      </w:r>
      <w:r w:rsidRPr="00346638">
        <w:rPr>
          <w:rFonts w:cstheme="minorHAnsi"/>
          <w:color w:val="6A3E3E"/>
          <w:sz w:val="20"/>
          <w:szCs w:val="20"/>
        </w:rPr>
        <w:t>element</w:t>
      </w:r>
      <w:r w:rsidRPr="00346638">
        <w:rPr>
          <w:rFonts w:cstheme="minorHAnsi"/>
          <w:color w:val="000000"/>
          <w:sz w:val="20"/>
          <w:szCs w:val="20"/>
        </w:rPr>
        <w:t>;</w:t>
      </w:r>
    </w:p>
    <w:p w14:paraId="36A05BD3" w14:textId="77777777" w:rsidR="00C22B21" w:rsidRPr="00346638" w:rsidRDefault="00C22B21" w:rsidP="00C22B21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proofErr w:type="spellStart"/>
      <w:proofErr w:type="gramStart"/>
      <w:r w:rsidRPr="00346638">
        <w:rPr>
          <w:rFonts w:cstheme="minorHAnsi"/>
          <w:b/>
          <w:bCs/>
          <w:color w:val="7F0055"/>
          <w:sz w:val="20"/>
          <w:szCs w:val="20"/>
        </w:rPr>
        <w:t>this</w:t>
      </w:r>
      <w:r w:rsidRPr="00346638">
        <w:rPr>
          <w:rFonts w:cstheme="minorHAnsi"/>
          <w:color w:val="000000"/>
          <w:sz w:val="20"/>
          <w:szCs w:val="20"/>
        </w:rPr>
        <w:t>.</w:t>
      </w:r>
      <w:r w:rsidRPr="00346638">
        <w:rPr>
          <w:rFonts w:cstheme="minorHAnsi"/>
          <w:color w:val="0000C0"/>
          <w:sz w:val="20"/>
          <w:szCs w:val="20"/>
        </w:rPr>
        <w:t>priority</w:t>
      </w:r>
      <w:proofErr w:type="spellEnd"/>
      <w:proofErr w:type="gramEnd"/>
      <w:r w:rsidRPr="00346638">
        <w:rPr>
          <w:rFonts w:cstheme="minorHAnsi"/>
          <w:color w:val="000000"/>
          <w:sz w:val="20"/>
          <w:szCs w:val="20"/>
        </w:rPr>
        <w:t xml:space="preserve"> = </w:t>
      </w:r>
      <w:r w:rsidRPr="00346638">
        <w:rPr>
          <w:rFonts w:cstheme="minorHAnsi"/>
          <w:color w:val="6A3E3E"/>
          <w:sz w:val="20"/>
          <w:szCs w:val="20"/>
        </w:rPr>
        <w:t>priority</w:t>
      </w:r>
      <w:r w:rsidRPr="00346638">
        <w:rPr>
          <w:rFonts w:cstheme="minorHAnsi"/>
          <w:color w:val="000000"/>
          <w:sz w:val="20"/>
          <w:szCs w:val="20"/>
        </w:rPr>
        <w:t>;</w:t>
      </w:r>
    </w:p>
    <w:p w14:paraId="40EF85D8" w14:textId="77777777" w:rsidR="00C22B21" w:rsidRPr="00346638" w:rsidRDefault="00C22B21" w:rsidP="00C22B21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  <w:t>}</w:t>
      </w:r>
    </w:p>
    <w:p w14:paraId="3BE2DB36" w14:textId="77777777" w:rsidR="00C22B21" w:rsidRPr="00346638" w:rsidRDefault="00C22B21" w:rsidP="00C22B21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public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b/>
          <w:bCs/>
          <w:color w:val="7F0055"/>
          <w:sz w:val="20"/>
          <w:szCs w:val="20"/>
        </w:rPr>
        <w:t>int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proofErr w:type="gramStart"/>
      <w:r w:rsidRPr="00346638">
        <w:rPr>
          <w:rFonts w:cstheme="minorHAnsi"/>
          <w:color w:val="000000"/>
          <w:sz w:val="20"/>
          <w:szCs w:val="20"/>
        </w:rPr>
        <w:t>compareTo</w:t>
      </w:r>
      <w:proofErr w:type="spellEnd"/>
      <w:r w:rsidRPr="00346638">
        <w:rPr>
          <w:rFonts w:cstheme="minorHAnsi"/>
          <w:color w:val="000000"/>
          <w:sz w:val="20"/>
          <w:szCs w:val="20"/>
        </w:rPr>
        <w:t>(</w:t>
      </w:r>
      <w:proofErr w:type="gramEnd"/>
      <w:r w:rsidRPr="00346638">
        <w:rPr>
          <w:rFonts w:cstheme="minorHAnsi"/>
          <w:color w:val="000000"/>
          <w:sz w:val="20"/>
          <w:szCs w:val="20"/>
        </w:rPr>
        <w:t xml:space="preserve">Object </w:t>
      </w:r>
      <w:r w:rsidRPr="00346638">
        <w:rPr>
          <w:rFonts w:cstheme="minorHAnsi"/>
          <w:color w:val="6A3E3E"/>
          <w:sz w:val="20"/>
          <w:szCs w:val="20"/>
        </w:rPr>
        <w:t>o</w:t>
      </w:r>
      <w:r w:rsidRPr="00346638">
        <w:rPr>
          <w:rFonts w:cstheme="minorHAnsi"/>
          <w:color w:val="000000"/>
          <w:sz w:val="20"/>
          <w:szCs w:val="20"/>
        </w:rPr>
        <w:t>) {</w:t>
      </w:r>
    </w:p>
    <w:p w14:paraId="09006C9B" w14:textId="77777777" w:rsidR="00C22B21" w:rsidRPr="00346638" w:rsidRDefault="00C22B21" w:rsidP="00C22B21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proofErr w:type="spellStart"/>
      <w:r w:rsidRPr="00346638">
        <w:rPr>
          <w:rFonts w:cstheme="minorHAnsi"/>
          <w:color w:val="000000"/>
          <w:sz w:val="20"/>
          <w:szCs w:val="20"/>
        </w:rPr>
        <w:t>PriorityPair</w:t>
      </w:r>
      <w:proofErr w:type="spellEnd"/>
      <w:r w:rsidRPr="00346638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color w:val="6A3E3E"/>
          <w:sz w:val="20"/>
          <w:szCs w:val="20"/>
        </w:rPr>
        <w:t>p2</w:t>
      </w:r>
      <w:r w:rsidRPr="00346638">
        <w:rPr>
          <w:rFonts w:cstheme="minorHAnsi"/>
          <w:color w:val="000000"/>
          <w:sz w:val="20"/>
          <w:szCs w:val="20"/>
        </w:rPr>
        <w:t xml:space="preserve"> = (</w:t>
      </w:r>
      <w:proofErr w:type="spellStart"/>
      <w:r w:rsidRPr="00346638">
        <w:rPr>
          <w:rFonts w:cstheme="minorHAnsi"/>
          <w:color w:val="000000"/>
          <w:sz w:val="20"/>
          <w:szCs w:val="20"/>
        </w:rPr>
        <w:t>PriorityPair</w:t>
      </w:r>
      <w:proofErr w:type="spellEnd"/>
      <w:r w:rsidRPr="00346638">
        <w:rPr>
          <w:rFonts w:cstheme="minorHAnsi"/>
          <w:color w:val="000000"/>
          <w:sz w:val="20"/>
          <w:szCs w:val="20"/>
        </w:rPr>
        <w:t xml:space="preserve">) </w:t>
      </w:r>
      <w:proofErr w:type="gramStart"/>
      <w:r w:rsidRPr="00346638">
        <w:rPr>
          <w:rFonts w:cstheme="minorHAnsi"/>
          <w:color w:val="6A3E3E"/>
          <w:sz w:val="20"/>
          <w:szCs w:val="20"/>
        </w:rPr>
        <w:t>o</w:t>
      </w:r>
      <w:r w:rsidRPr="00346638">
        <w:rPr>
          <w:rFonts w:cstheme="minorHAnsi"/>
          <w:color w:val="000000"/>
          <w:sz w:val="20"/>
          <w:szCs w:val="20"/>
        </w:rPr>
        <w:t>;</w:t>
      </w:r>
      <w:proofErr w:type="gramEnd"/>
    </w:p>
    <w:p w14:paraId="70531C72" w14:textId="35074E7D" w:rsidR="00C22B21" w:rsidRPr="00346638" w:rsidRDefault="00C22B21" w:rsidP="00C22B21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return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proofErr w:type="gramStart"/>
      <w:r w:rsidRPr="00346638">
        <w:rPr>
          <w:rFonts w:cstheme="minorHAnsi"/>
          <w:color w:val="0000C0"/>
          <w:sz w:val="20"/>
          <w:szCs w:val="20"/>
          <w:u w:val="single"/>
        </w:rPr>
        <w:t>priority</w:t>
      </w:r>
      <w:r w:rsidRPr="00346638">
        <w:rPr>
          <w:rFonts w:cstheme="minorHAnsi"/>
          <w:color w:val="000000"/>
          <w:sz w:val="20"/>
          <w:szCs w:val="20"/>
          <w:u w:val="single"/>
        </w:rPr>
        <w:t>.compareTo</w:t>
      </w:r>
      <w:proofErr w:type="spellEnd"/>
      <w:proofErr w:type="gramEnd"/>
      <w:r w:rsidRPr="00346638">
        <w:rPr>
          <w:rFonts w:cstheme="minorHAnsi"/>
          <w:color w:val="000000"/>
          <w:sz w:val="20"/>
          <w:szCs w:val="20"/>
          <w:u w:val="single"/>
        </w:rPr>
        <w:t>(</w:t>
      </w:r>
      <w:r w:rsidRPr="00346638">
        <w:rPr>
          <w:rFonts w:cstheme="minorHAnsi"/>
          <w:color w:val="6A3E3E"/>
          <w:sz w:val="20"/>
          <w:szCs w:val="20"/>
          <w:u w:val="single"/>
        </w:rPr>
        <w:t>p2</w:t>
      </w:r>
      <w:r w:rsidRPr="00346638">
        <w:rPr>
          <w:rFonts w:cstheme="minorHAnsi"/>
          <w:color w:val="000000"/>
          <w:sz w:val="20"/>
          <w:szCs w:val="20"/>
          <w:u w:val="single"/>
        </w:rPr>
        <w:t>.</w:t>
      </w:r>
      <w:r w:rsidRPr="00346638">
        <w:rPr>
          <w:rFonts w:cstheme="minorHAnsi"/>
          <w:color w:val="0000C0"/>
          <w:sz w:val="20"/>
          <w:szCs w:val="20"/>
          <w:u w:val="single"/>
        </w:rPr>
        <w:t>priority</w:t>
      </w:r>
      <w:r w:rsidRPr="00346638">
        <w:rPr>
          <w:rFonts w:cstheme="minorHAnsi"/>
          <w:color w:val="000000"/>
          <w:sz w:val="20"/>
          <w:szCs w:val="20"/>
          <w:u w:val="single"/>
        </w:rPr>
        <w:t>)</w:t>
      </w:r>
      <w:r w:rsidRPr="00346638">
        <w:rPr>
          <w:rFonts w:cstheme="minorHAnsi"/>
          <w:color w:val="000000"/>
          <w:sz w:val="20"/>
          <w:szCs w:val="20"/>
        </w:rPr>
        <w:t>;</w:t>
      </w:r>
    </w:p>
    <w:p w14:paraId="3F772CB6" w14:textId="77777777" w:rsidR="00C22B21" w:rsidRPr="00346638" w:rsidRDefault="00C22B21" w:rsidP="00C22B21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  <w:t>}</w:t>
      </w:r>
    </w:p>
    <w:p w14:paraId="59FB2027" w14:textId="77777777" w:rsidR="00C22B21" w:rsidRPr="00346638" w:rsidRDefault="00C22B21" w:rsidP="00C22B21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  <w:t>}</w:t>
      </w:r>
    </w:p>
    <w:p w14:paraId="120D5070" w14:textId="77777777" w:rsidR="00C22B21" w:rsidRPr="00346638" w:rsidRDefault="00C22B21" w:rsidP="00C22B21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23D38B1E" w14:textId="77777777" w:rsidR="00C22B21" w:rsidRPr="00346638" w:rsidRDefault="00C22B21" w:rsidP="00C22B21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private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color w:val="000000"/>
          <w:sz w:val="20"/>
          <w:szCs w:val="20"/>
          <w:u w:val="single"/>
        </w:rPr>
        <w:t>LinkedList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gramStart"/>
      <w:r w:rsidRPr="00346638">
        <w:rPr>
          <w:rFonts w:cstheme="minorHAnsi"/>
          <w:color w:val="0000C0"/>
          <w:sz w:val="20"/>
          <w:szCs w:val="20"/>
        </w:rPr>
        <w:t>data</w:t>
      </w:r>
      <w:r w:rsidRPr="00346638">
        <w:rPr>
          <w:rFonts w:cstheme="minorHAnsi"/>
          <w:color w:val="000000"/>
          <w:sz w:val="20"/>
          <w:szCs w:val="20"/>
        </w:rPr>
        <w:t>;</w:t>
      </w:r>
      <w:proofErr w:type="gramEnd"/>
    </w:p>
    <w:p w14:paraId="058CBABE" w14:textId="77777777" w:rsidR="00C22B21" w:rsidRPr="00346638" w:rsidRDefault="00C22B21" w:rsidP="00C22B21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1F416596" w14:textId="2DF6E454" w:rsidR="00C22B21" w:rsidRPr="00346638" w:rsidRDefault="00C22B21" w:rsidP="00C22B21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public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proofErr w:type="gramStart"/>
      <w:r w:rsidRPr="00346638">
        <w:rPr>
          <w:rFonts w:cstheme="minorHAnsi"/>
          <w:color w:val="000000"/>
          <w:sz w:val="20"/>
          <w:szCs w:val="20"/>
        </w:rPr>
        <w:t>PriorityQueue</w:t>
      </w:r>
      <w:proofErr w:type="spellEnd"/>
      <w:r w:rsidRPr="00346638">
        <w:rPr>
          <w:rFonts w:cstheme="minorHAnsi"/>
          <w:color w:val="000000"/>
          <w:sz w:val="20"/>
          <w:szCs w:val="20"/>
        </w:rPr>
        <w:t>(</w:t>
      </w:r>
      <w:proofErr w:type="gramEnd"/>
      <w:r w:rsidRPr="00346638">
        <w:rPr>
          <w:rFonts w:cstheme="minorHAnsi"/>
          <w:color w:val="000000"/>
          <w:sz w:val="20"/>
          <w:szCs w:val="20"/>
        </w:rPr>
        <w:t>)</w:t>
      </w:r>
      <w:r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color w:val="000000"/>
          <w:sz w:val="20"/>
          <w:szCs w:val="20"/>
        </w:rPr>
        <w:t>{</w:t>
      </w:r>
    </w:p>
    <w:p w14:paraId="2AE2DBD3" w14:textId="77777777" w:rsidR="00C22B21" w:rsidRPr="00346638" w:rsidRDefault="00C22B21" w:rsidP="00C22B21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C0"/>
          <w:sz w:val="20"/>
          <w:szCs w:val="20"/>
          <w:u w:val="single"/>
        </w:rPr>
        <w:t>data</w:t>
      </w:r>
      <w:r w:rsidRPr="00346638">
        <w:rPr>
          <w:rFonts w:cstheme="minorHAnsi"/>
          <w:color w:val="000000"/>
          <w:sz w:val="20"/>
          <w:szCs w:val="20"/>
        </w:rPr>
        <w:t xml:space="preserve"> = </w:t>
      </w:r>
      <w:r w:rsidRPr="00346638">
        <w:rPr>
          <w:rFonts w:cstheme="minorHAnsi"/>
          <w:b/>
          <w:bCs/>
          <w:color w:val="7F0055"/>
          <w:sz w:val="20"/>
          <w:szCs w:val="20"/>
        </w:rPr>
        <w:t>new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gramStart"/>
      <w:r w:rsidRPr="00346638">
        <w:rPr>
          <w:rFonts w:cstheme="minorHAnsi"/>
          <w:color w:val="000000"/>
          <w:sz w:val="20"/>
          <w:szCs w:val="20"/>
          <w:u w:val="single"/>
        </w:rPr>
        <w:t>LinkedList</w:t>
      </w:r>
      <w:r w:rsidRPr="00346638">
        <w:rPr>
          <w:rFonts w:cstheme="minorHAnsi"/>
          <w:color w:val="000000"/>
          <w:sz w:val="20"/>
          <w:szCs w:val="20"/>
        </w:rPr>
        <w:t>(</w:t>
      </w:r>
      <w:proofErr w:type="gramEnd"/>
      <w:r w:rsidRPr="00346638">
        <w:rPr>
          <w:rFonts w:cstheme="minorHAnsi"/>
          <w:color w:val="000000"/>
          <w:sz w:val="20"/>
          <w:szCs w:val="20"/>
        </w:rPr>
        <w:t>);</w:t>
      </w:r>
    </w:p>
    <w:p w14:paraId="5C17FE33" w14:textId="77777777" w:rsidR="00C22B21" w:rsidRPr="00346638" w:rsidRDefault="00C22B21" w:rsidP="00C22B21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  <w:t>}</w:t>
      </w:r>
    </w:p>
    <w:p w14:paraId="1F7FCE7C" w14:textId="77777777" w:rsidR="00C22B21" w:rsidRPr="00346638" w:rsidRDefault="00C22B21" w:rsidP="00C22B21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5EAB1065" w14:textId="46BE70CD" w:rsidR="00C22B21" w:rsidRPr="00346638" w:rsidRDefault="00C22B21" w:rsidP="00C22B21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public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b/>
          <w:bCs/>
          <w:color w:val="7F0055"/>
          <w:sz w:val="20"/>
          <w:szCs w:val="20"/>
        </w:rPr>
        <w:t>void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gramStart"/>
      <w:r w:rsidRPr="00346638">
        <w:rPr>
          <w:rFonts w:cstheme="minorHAnsi"/>
          <w:color w:val="000000"/>
          <w:sz w:val="20"/>
          <w:szCs w:val="20"/>
        </w:rPr>
        <w:t>push(</w:t>
      </w:r>
      <w:proofErr w:type="gramEnd"/>
      <w:r w:rsidRPr="00346638">
        <w:rPr>
          <w:rFonts w:cstheme="minorHAnsi"/>
          <w:color w:val="000000"/>
          <w:sz w:val="20"/>
          <w:szCs w:val="20"/>
        </w:rPr>
        <w:t xml:space="preserve">Object </w:t>
      </w:r>
      <w:r w:rsidRPr="00346638">
        <w:rPr>
          <w:rFonts w:cstheme="minorHAnsi"/>
          <w:color w:val="6A3E3E"/>
          <w:sz w:val="20"/>
          <w:szCs w:val="20"/>
        </w:rPr>
        <w:t>o</w:t>
      </w:r>
      <w:r w:rsidRPr="00346638">
        <w:rPr>
          <w:rFonts w:cstheme="minorHAnsi"/>
          <w:color w:val="000000"/>
          <w:sz w:val="20"/>
          <w:szCs w:val="20"/>
        </w:rPr>
        <w:t xml:space="preserve">, </w:t>
      </w:r>
      <w:r w:rsidRPr="00346638">
        <w:rPr>
          <w:rFonts w:cstheme="minorHAnsi"/>
          <w:b/>
          <w:bCs/>
          <w:color w:val="7F0055"/>
          <w:sz w:val="20"/>
          <w:szCs w:val="20"/>
        </w:rPr>
        <w:t>int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color w:val="6A3E3E"/>
          <w:sz w:val="20"/>
          <w:szCs w:val="20"/>
        </w:rPr>
        <w:t>priority</w:t>
      </w:r>
      <w:r w:rsidRPr="00346638">
        <w:rPr>
          <w:rFonts w:cstheme="minorHAnsi"/>
          <w:color w:val="000000"/>
          <w:sz w:val="20"/>
          <w:szCs w:val="20"/>
        </w:rPr>
        <w:t>)</w:t>
      </w:r>
      <w:r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color w:val="000000"/>
          <w:sz w:val="20"/>
          <w:szCs w:val="20"/>
        </w:rPr>
        <w:t>{</w:t>
      </w:r>
      <w:r>
        <w:rPr>
          <w:rFonts w:cstheme="minorHAnsi"/>
          <w:color w:val="3F7F5F"/>
          <w:sz w:val="20"/>
          <w:szCs w:val="20"/>
        </w:rPr>
        <w:t xml:space="preserve"> … </w:t>
      </w:r>
      <w:r w:rsidRPr="00346638">
        <w:rPr>
          <w:rFonts w:cstheme="minorHAnsi"/>
          <w:color w:val="000000"/>
          <w:sz w:val="20"/>
          <w:szCs w:val="20"/>
        </w:rPr>
        <w:t>}</w:t>
      </w:r>
    </w:p>
    <w:p w14:paraId="63A0EA46" w14:textId="77777777" w:rsidR="00C22B21" w:rsidRPr="00346638" w:rsidRDefault="00C22B21" w:rsidP="00C22B21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0553FF39" w14:textId="470AF3DA" w:rsidR="00C22B21" w:rsidRPr="00346638" w:rsidRDefault="00C22B21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public</w:t>
      </w:r>
      <w:r w:rsidRPr="00346638">
        <w:rPr>
          <w:rFonts w:cstheme="minorHAnsi"/>
          <w:color w:val="000000"/>
          <w:sz w:val="20"/>
          <w:szCs w:val="20"/>
        </w:rPr>
        <w:t xml:space="preserve"> Object </w:t>
      </w:r>
      <w:proofErr w:type="gramStart"/>
      <w:r w:rsidRPr="00346638">
        <w:rPr>
          <w:rFonts w:cstheme="minorHAnsi"/>
          <w:color w:val="000000"/>
          <w:sz w:val="20"/>
          <w:szCs w:val="20"/>
        </w:rPr>
        <w:t>pop(</w:t>
      </w:r>
      <w:proofErr w:type="gramEnd"/>
      <w:r w:rsidRPr="00346638">
        <w:rPr>
          <w:rFonts w:cstheme="minorHAnsi"/>
          <w:color w:val="000000"/>
          <w:sz w:val="20"/>
          <w:szCs w:val="20"/>
        </w:rPr>
        <w:t>)</w:t>
      </w:r>
      <w:r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color w:val="000000"/>
          <w:sz w:val="20"/>
          <w:szCs w:val="20"/>
        </w:rPr>
        <w:t>{</w:t>
      </w:r>
      <w:r>
        <w:rPr>
          <w:rFonts w:cstheme="minorHAnsi"/>
          <w:color w:val="3F7F5F"/>
          <w:sz w:val="20"/>
          <w:szCs w:val="20"/>
        </w:rPr>
        <w:t xml:space="preserve"> …</w:t>
      </w:r>
      <w:r w:rsidR="00EB2904">
        <w:rPr>
          <w:rFonts w:cstheme="minorHAnsi"/>
          <w:color w:val="3F7F5F"/>
          <w:sz w:val="20"/>
          <w:szCs w:val="20"/>
        </w:rPr>
        <w:t xml:space="preserve"> </w:t>
      </w:r>
      <w:r w:rsidRPr="00346638">
        <w:rPr>
          <w:rFonts w:cstheme="minorHAnsi"/>
          <w:color w:val="000000"/>
          <w:sz w:val="20"/>
          <w:szCs w:val="20"/>
        </w:rPr>
        <w:t>}</w:t>
      </w:r>
    </w:p>
    <w:p w14:paraId="0272F0C6" w14:textId="77777777" w:rsidR="00C22B21" w:rsidRPr="00346638" w:rsidRDefault="00C22B21" w:rsidP="00C22B21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6439841D" w14:textId="36073DD5" w:rsidR="00C22B21" w:rsidRPr="00346638" w:rsidRDefault="00C22B21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public</w:t>
      </w:r>
      <w:r w:rsidRPr="00346638">
        <w:rPr>
          <w:rFonts w:cstheme="minorHAnsi"/>
          <w:color w:val="000000"/>
          <w:sz w:val="20"/>
          <w:szCs w:val="20"/>
        </w:rPr>
        <w:t xml:space="preserve"> Object </w:t>
      </w:r>
      <w:proofErr w:type="gramStart"/>
      <w:r w:rsidRPr="00346638">
        <w:rPr>
          <w:rFonts w:cstheme="minorHAnsi"/>
          <w:color w:val="000000"/>
          <w:sz w:val="20"/>
          <w:szCs w:val="20"/>
        </w:rPr>
        <w:t>top(</w:t>
      </w:r>
      <w:proofErr w:type="gramEnd"/>
      <w:r w:rsidRPr="00346638">
        <w:rPr>
          <w:rFonts w:cstheme="minorHAnsi"/>
          <w:color w:val="000000"/>
          <w:sz w:val="20"/>
          <w:szCs w:val="20"/>
        </w:rPr>
        <w:t>){</w:t>
      </w:r>
      <w:r w:rsidR="00EB2904">
        <w:rPr>
          <w:rFonts w:cstheme="minorHAnsi"/>
          <w:color w:val="3F7F5F"/>
          <w:sz w:val="20"/>
          <w:szCs w:val="20"/>
        </w:rPr>
        <w:t xml:space="preserve"> … </w:t>
      </w:r>
      <w:r w:rsidRPr="00346638">
        <w:rPr>
          <w:rFonts w:cstheme="minorHAnsi"/>
          <w:color w:val="000000"/>
          <w:sz w:val="20"/>
          <w:szCs w:val="20"/>
        </w:rPr>
        <w:t>}</w:t>
      </w:r>
    </w:p>
    <w:p w14:paraId="0D8E4A7E" w14:textId="43126EAA" w:rsidR="00C22B21" w:rsidRDefault="00C22B21" w:rsidP="00C22B2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>}</w:t>
      </w:r>
    </w:p>
    <w:p w14:paraId="352C3CC9" w14:textId="7D24BA5D" w:rsidR="00ED3E70" w:rsidRDefault="00ED3E70" w:rsidP="00C22B2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</w:p>
    <w:p w14:paraId="35292C12" w14:textId="0256A103" w:rsidR="0037466F" w:rsidRPr="00346638" w:rsidRDefault="00ED3E70" w:rsidP="00346638">
      <w:pPr>
        <w:pStyle w:val="Heading2"/>
      </w:pPr>
      <w:proofErr w:type="spellStart"/>
      <w:r w:rsidRPr="00346638">
        <w:t>CircularVector</w:t>
      </w:r>
      <w:proofErr w:type="spellEnd"/>
    </w:p>
    <w:p w14:paraId="15E464B7" w14:textId="5A5E2D78" w:rsidR="003169E0" w:rsidRPr="00346638" w:rsidRDefault="003169E0" w:rsidP="003169E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b/>
          <w:bCs/>
          <w:color w:val="7F0055"/>
          <w:sz w:val="20"/>
          <w:szCs w:val="20"/>
        </w:rPr>
        <w:t>public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b/>
          <w:bCs/>
          <w:color w:val="7F0055"/>
          <w:sz w:val="20"/>
          <w:szCs w:val="20"/>
        </w:rPr>
        <w:t>class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 w:rsidRPr="00346638">
        <w:rPr>
          <w:rFonts w:cstheme="minorHAnsi"/>
          <w:color w:val="000000"/>
          <w:sz w:val="20"/>
          <w:szCs w:val="20"/>
        </w:rPr>
        <w:t>CircularVector</w:t>
      </w:r>
      <w:proofErr w:type="spellEnd"/>
      <w:r w:rsidRPr="00346638">
        <w:rPr>
          <w:rFonts w:cstheme="minorHAnsi"/>
          <w:color w:val="000000"/>
          <w:sz w:val="20"/>
          <w:szCs w:val="20"/>
        </w:rPr>
        <w:t xml:space="preserve"> {</w:t>
      </w:r>
    </w:p>
    <w:p w14:paraId="75F86E8F" w14:textId="77777777" w:rsidR="003169E0" w:rsidRPr="00346638" w:rsidRDefault="003169E0" w:rsidP="003169E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private</w:t>
      </w:r>
      <w:r w:rsidRPr="00346638">
        <w:rPr>
          <w:rFonts w:cstheme="minorHAnsi"/>
          <w:color w:val="000000"/>
          <w:sz w:val="20"/>
          <w:szCs w:val="20"/>
        </w:rPr>
        <w:t xml:space="preserve"> Vector </w:t>
      </w:r>
      <w:proofErr w:type="gramStart"/>
      <w:r w:rsidRPr="00346638">
        <w:rPr>
          <w:rFonts w:cstheme="minorHAnsi"/>
          <w:color w:val="0000C0"/>
          <w:sz w:val="20"/>
          <w:szCs w:val="20"/>
        </w:rPr>
        <w:t>data</w:t>
      </w:r>
      <w:r w:rsidRPr="00346638">
        <w:rPr>
          <w:rFonts w:cstheme="minorHAnsi"/>
          <w:color w:val="000000"/>
          <w:sz w:val="20"/>
          <w:szCs w:val="20"/>
        </w:rPr>
        <w:t>;</w:t>
      </w:r>
      <w:proofErr w:type="gramEnd"/>
    </w:p>
    <w:p w14:paraId="56B658FC" w14:textId="77777777" w:rsidR="003169E0" w:rsidRPr="00346638" w:rsidRDefault="003169E0" w:rsidP="003169E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private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b/>
          <w:bCs/>
          <w:color w:val="7F0055"/>
          <w:sz w:val="20"/>
          <w:szCs w:val="20"/>
        </w:rPr>
        <w:t>int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gramStart"/>
      <w:r w:rsidRPr="00346638">
        <w:rPr>
          <w:rFonts w:cstheme="minorHAnsi"/>
          <w:color w:val="0000C0"/>
          <w:sz w:val="20"/>
          <w:szCs w:val="20"/>
        </w:rPr>
        <w:t>first</w:t>
      </w:r>
      <w:r w:rsidRPr="00346638">
        <w:rPr>
          <w:rFonts w:cstheme="minorHAnsi"/>
          <w:color w:val="000000"/>
          <w:sz w:val="20"/>
          <w:szCs w:val="20"/>
        </w:rPr>
        <w:t>;</w:t>
      </w:r>
      <w:proofErr w:type="gramEnd"/>
    </w:p>
    <w:p w14:paraId="2C80B143" w14:textId="77777777" w:rsidR="003169E0" w:rsidRPr="00346638" w:rsidRDefault="003169E0" w:rsidP="003169E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private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b/>
          <w:bCs/>
          <w:color w:val="7F0055"/>
          <w:sz w:val="20"/>
          <w:szCs w:val="20"/>
        </w:rPr>
        <w:t>int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gramStart"/>
      <w:r w:rsidRPr="00346638">
        <w:rPr>
          <w:rFonts w:cstheme="minorHAnsi"/>
          <w:color w:val="0000C0"/>
          <w:sz w:val="20"/>
          <w:szCs w:val="20"/>
        </w:rPr>
        <w:t>count</w:t>
      </w:r>
      <w:r w:rsidRPr="00346638">
        <w:rPr>
          <w:rFonts w:cstheme="minorHAnsi"/>
          <w:color w:val="000000"/>
          <w:sz w:val="20"/>
          <w:szCs w:val="20"/>
        </w:rPr>
        <w:t>;</w:t>
      </w:r>
      <w:proofErr w:type="gramEnd"/>
    </w:p>
    <w:p w14:paraId="601D1887" w14:textId="77777777" w:rsidR="003169E0" w:rsidRPr="00346638" w:rsidRDefault="003169E0" w:rsidP="003169E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38E309F7" w14:textId="11654CD3" w:rsidR="003169E0" w:rsidRPr="00346638" w:rsidRDefault="003169E0" w:rsidP="003169E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public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proofErr w:type="gramStart"/>
      <w:r w:rsidRPr="00346638">
        <w:rPr>
          <w:rFonts w:cstheme="minorHAnsi"/>
          <w:color w:val="000000"/>
          <w:sz w:val="20"/>
          <w:szCs w:val="20"/>
        </w:rPr>
        <w:t>CircularVector</w:t>
      </w:r>
      <w:proofErr w:type="spellEnd"/>
      <w:r w:rsidRPr="00346638">
        <w:rPr>
          <w:rFonts w:cstheme="minorHAnsi"/>
          <w:color w:val="000000"/>
          <w:sz w:val="20"/>
          <w:szCs w:val="20"/>
        </w:rPr>
        <w:t>(</w:t>
      </w:r>
      <w:proofErr w:type="gramEnd"/>
      <w:r w:rsidRPr="00346638">
        <w:rPr>
          <w:rFonts w:cstheme="minorHAnsi"/>
          <w:color w:val="000000"/>
          <w:sz w:val="20"/>
          <w:szCs w:val="20"/>
        </w:rPr>
        <w:t>)</w:t>
      </w:r>
      <w:r w:rsidR="000C11FF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color w:val="000000"/>
          <w:sz w:val="20"/>
          <w:szCs w:val="20"/>
        </w:rPr>
        <w:t>{</w:t>
      </w:r>
    </w:p>
    <w:p w14:paraId="79020EC9" w14:textId="77777777" w:rsidR="003169E0" w:rsidRPr="00346638" w:rsidRDefault="003169E0" w:rsidP="003169E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C0"/>
          <w:sz w:val="20"/>
          <w:szCs w:val="20"/>
        </w:rPr>
        <w:t>count</w:t>
      </w:r>
      <w:r w:rsidRPr="00346638">
        <w:rPr>
          <w:rFonts w:cstheme="minorHAnsi"/>
          <w:color w:val="000000"/>
          <w:sz w:val="20"/>
          <w:szCs w:val="20"/>
        </w:rPr>
        <w:t xml:space="preserve"> = </w:t>
      </w:r>
      <w:proofErr w:type="gramStart"/>
      <w:r w:rsidRPr="00346638">
        <w:rPr>
          <w:rFonts w:cstheme="minorHAnsi"/>
          <w:color w:val="000000"/>
          <w:sz w:val="20"/>
          <w:szCs w:val="20"/>
        </w:rPr>
        <w:t>0;</w:t>
      </w:r>
      <w:proofErr w:type="gramEnd"/>
    </w:p>
    <w:p w14:paraId="5EFE2EDA" w14:textId="77777777" w:rsidR="003169E0" w:rsidRPr="00346638" w:rsidRDefault="003169E0" w:rsidP="003169E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C0"/>
          <w:sz w:val="20"/>
          <w:szCs w:val="20"/>
        </w:rPr>
        <w:t>first</w:t>
      </w:r>
      <w:r w:rsidRPr="00346638">
        <w:rPr>
          <w:rFonts w:cstheme="minorHAnsi"/>
          <w:color w:val="000000"/>
          <w:sz w:val="20"/>
          <w:szCs w:val="20"/>
        </w:rPr>
        <w:t xml:space="preserve"> = </w:t>
      </w:r>
      <w:proofErr w:type="gramStart"/>
      <w:r w:rsidRPr="00346638">
        <w:rPr>
          <w:rFonts w:cstheme="minorHAnsi"/>
          <w:color w:val="000000"/>
          <w:sz w:val="20"/>
          <w:szCs w:val="20"/>
        </w:rPr>
        <w:t>0;</w:t>
      </w:r>
      <w:proofErr w:type="gramEnd"/>
    </w:p>
    <w:p w14:paraId="58584885" w14:textId="77777777" w:rsidR="003169E0" w:rsidRPr="00346638" w:rsidRDefault="003169E0" w:rsidP="003169E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C0"/>
          <w:sz w:val="20"/>
          <w:szCs w:val="20"/>
        </w:rPr>
        <w:t>data</w:t>
      </w:r>
      <w:r w:rsidRPr="00346638">
        <w:rPr>
          <w:rFonts w:cstheme="minorHAnsi"/>
          <w:color w:val="000000"/>
          <w:sz w:val="20"/>
          <w:szCs w:val="20"/>
        </w:rPr>
        <w:t xml:space="preserve"> = </w:t>
      </w:r>
      <w:r w:rsidRPr="00346638">
        <w:rPr>
          <w:rFonts w:cstheme="minorHAnsi"/>
          <w:b/>
          <w:bCs/>
          <w:color w:val="7F0055"/>
          <w:sz w:val="20"/>
          <w:szCs w:val="20"/>
        </w:rPr>
        <w:t>new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gramStart"/>
      <w:r w:rsidRPr="00346638">
        <w:rPr>
          <w:rFonts w:cstheme="minorHAnsi"/>
          <w:color w:val="000000"/>
          <w:sz w:val="20"/>
          <w:szCs w:val="20"/>
        </w:rPr>
        <w:t>Vector(</w:t>
      </w:r>
      <w:proofErr w:type="gramEnd"/>
      <w:r w:rsidRPr="00346638">
        <w:rPr>
          <w:rFonts w:cstheme="minorHAnsi"/>
          <w:color w:val="000000"/>
          <w:sz w:val="20"/>
          <w:szCs w:val="20"/>
        </w:rPr>
        <w:t>5);</w:t>
      </w:r>
    </w:p>
    <w:p w14:paraId="4DE302AA" w14:textId="77777777" w:rsidR="003169E0" w:rsidRPr="00346638" w:rsidRDefault="003169E0" w:rsidP="003169E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  <w:t>}</w:t>
      </w:r>
    </w:p>
    <w:p w14:paraId="18EA0043" w14:textId="77777777" w:rsidR="003169E0" w:rsidRPr="00346638" w:rsidRDefault="003169E0" w:rsidP="003169E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5EAC37ED" w14:textId="5D66B4A3" w:rsidR="003169E0" w:rsidRPr="00346638" w:rsidRDefault="003169E0" w:rsidP="003169E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public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b/>
          <w:bCs/>
          <w:color w:val="7F0055"/>
          <w:sz w:val="20"/>
          <w:szCs w:val="20"/>
        </w:rPr>
        <w:t>int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gramStart"/>
      <w:r w:rsidRPr="00346638">
        <w:rPr>
          <w:rFonts w:cstheme="minorHAnsi"/>
          <w:color w:val="000000"/>
          <w:sz w:val="20"/>
          <w:szCs w:val="20"/>
        </w:rPr>
        <w:t>size(</w:t>
      </w:r>
      <w:proofErr w:type="gramEnd"/>
      <w:r w:rsidRPr="00346638">
        <w:rPr>
          <w:rFonts w:cstheme="minorHAnsi"/>
          <w:color w:val="000000"/>
          <w:sz w:val="20"/>
          <w:szCs w:val="20"/>
        </w:rPr>
        <w:t>)</w:t>
      </w:r>
      <w:r w:rsidR="000C11FF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color w:val="000000"/>
          <w:sz w:val="20"/>
          <w:szCs w:val="20"/>
        </w:rPr>
        <w:t>{</w:t>
      </w:r>
      <w:r w:rsidR="000C11FF">
        <w:rPr>
          <w:rFonts w:cstheme="minorHAnsi"/>
          <w:color w:val="000000"/>
          <w:sz w:val="20"/>
          <w:szCs w:val="20"/>
        </w:rPr>
        <w:t xml:space="preserve">  </w:t>
      </w:r>
      <w:r w:rsidRPr="00346638">
        <w:rPr>
          <w:rFonts w:cstheme="minorHAnsi"/>
          <w:b/>
          <w:bCs/>
          <w:color w:val="7F0055"/>
          <w:sz w:val="20"/>
          <w:szCs w:val="20"/>
        </w:rPr>
        <w:t>return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color w:val="0000C0"/>
          <w:sz w:val="20"/>
          <w:szCs w:val="20"/>
        </w:rPr>
        <w:t>count</w:t>
      </w:r>
      <w:r w:rsidRPr="00346638">
        <w:rPr>
          <w:rFonts w:cstheme="minorHAnsi"/>
          <w:color w:val="000000"/>
          <w:sz w:val="20"/>
          <w:szCs w:val="20"/>
        </w:rPr>
        <w:t>;</w:t>
      </w:r>
      <w:r w:rsidR="000C11FF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color w:val="000000"/>
          <w:sz w:val="20"/>
          <w:szCs w:val="20"/>
        </w:rPr>
        <w:t>}</w:t>
      </w:r>
    </w:p>
    <w:p w14:paraId="3AF8A3C3" w14:textId="1BBB13CF" w:rsidR="003169E0" w:rsidRPr="00346638" w:rsidRDefault="003169E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public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b/>
          <w:bCs/>
          <w:color w:val="7F0055"/>
          <w:sz w:val="20"/>
          <w:szCs w:val="20"/>
        </w:rPr>
        <w:t>void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proofErr w:type="gramStart"/>
      <w:r w:rsidR="00EA04B6">
        <w:rPr>
          <w:rFonts w:cstheme="minorHAnsi"/>
          <w:color w:val="000000"/>
          <w:sz w:val="20"/>
          <w:szCs w:val="20"/>
        </w:rPr>
        <w:t>a</w:t>
      </w:r>
      <w:r w:rsidRPr="00346638">
        <w:rPr>
          <w:rFonts w:cstheme="minorHAnsi"/>
          <w:color w:val="000000"/>
          <w:sz w:val="20"/>
          <w:szCs w:val="20"/>
        </w:rPr>
        <w:t>ddFirst</w:t>
      </w:r>
      <w:proofErr w:type="spellEnd"/>
      <w:r w:rsidRPr="00346638">
        <w:rPr>
          <w:rFonts w:cstheme="minorHAnsi"/>
          <w:color w:val="000000"/>
          <w:sz w:val="20"/>
          <w:szCs w:val="20"/>
        </w:rPr>
        <w:t>(</w:t>
      </w:r>
      <w:proofErr w:type="gramEnd"/>
      <w:r w:rsidRPr="00346638">
        <w:rPr>
          <w:rFonts w:cstheme="minorHAnsi"/>
          <w:color w:val="000000"/>
          <w:sz w:val="20"/>
          <w:szCs w:val="20"/>
        </w:rPr>
        <w:t xml:space="preserve">Object </w:t>
      </w:r>
      <w:r w:rsidRPr="00346638">
        <w:rPr>
          <w:rFonts w:cstheme="minorHAnsi"/>
          <w:color w:val="6A3E3E"/>
          <w:sz w:val="20"/>
          <w:szCs w:val="20"/>
        </w:rPr>
        <w:t>element</w:t>
      </w:r>
      <w:r w:rsidRPr="00346638">
        <w:rPr>
          <w:rFonts w:cstheme="minorHAnsi"/>
          <w:color w:val="000000"/>
          <w:sz w:val="20"/>
          <w:szCs w:val="20"/>
        </w:rPr>
        <w:t>)</w:t>
      </w:r>
      <w:r w:rsidR="000C11FF">
        <w:rPr>
          <w:rFonts w:cstheme="minorHAnsi"/>
          <w:color w:val="000000"/>
          <w:sz w:val="20"/>
          <w:szCs w:val="20"/>
        </w:rPr>
        <w:t xml:space="preserve"> </w:t>
      </w:r>
      <w:r w:rsidR="000C11FF">
        <w:rPr>
          <w:rFonts w:cstheme="minorHAnsi"/>
          <w:sz w:val="20"/>
          <w:szCs w:val="20"/>
        </w:rPr>
        <w:t>{ … }</w:t>
      </w:r>
    </w:p>
    <w:p w14:paraId="5F58AB72" w14:textId="6720141E" w:rsidR="003169E0" w:rsidRPr="00346638" w:rsidRDefault="003169E0" w:rsidP="000C11FF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public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b/>
          <w:bCs/>
          <w:color w:val="7F0055"/>
          <w:sz w:val="20"/>
          <w:szCs w:val="20"/>
        </w:rPr>
        <w:t>void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proofErr w:type="gramStart"/>
      <w:r w:rsidR="00EA04B6">
        <w:rPr>
          <w:rFonts w:cstheme="minorHAnsi"/>
          <w:color w:val="000000"/>
          <w:sz w:val="20"/>
          <w:szCs w:val="20"/>
        </w:rPr>
        <w:t>a</w:t>
      </w:r>
      <w:r w:rsidRPr="00346638">
        <w:rPr>
          <w:rFonts w:cstheme="minorHAnsi"/>
          <w:color w:val="000000"/>
          <w:sz w:val="20"/>
          <w:szCs w:val="20"/>
        </w:rPr>
        <w:t>ddLast</w:t>
      </w:r>
      <w:proofErr w:type="spellEnd"/>
      <w:r w:rsidRPr="00346638">
        <w:rPr>
          <w:rFonts w:cstheme="minorHAnsi"/>
          <w:color w:val="000000"/>
          <w:sz w:val="20"/>
          <w:szCs w:val="20"/>
        </w:rPr>
        <w:t>(</w:t>
      </w:r>
      <w:proofErr w:type="gramEnd"/>
      <w:r w:rsidRPr="00346638">
        <w:rPr>
          <w:rFonts w:cstheme="minorHAnsi"/>
          <w:color w:val="000000"/>
          <w:sz w:val="20"/>
          <w:szCs w:val="20"/>
        </w:rPr>
        <w:t xml:space="preserve">Object </w:t>
      </w:r>
      <w:r w:rsidRPr="00346638">
        <w:rPr>
          <w:rFonts w:cstheme="minorHAnsi"/>
          <w:color w:val="6A3E3E"/>
          <w:sz w:val="20"/>
          <w:szCs w:val="20"/>
        </w:rPr>
        <w:t>element</w:t>
      </w:r>
      <w:r w:rsidRPr="00346638">
        <w:rPr>
          <w:rFonts w:cstheme="minorHAnsi"/>
          <w:color w:val="000000"/>
          <w:sz w:val="20"/>
          <w:szCs w:val="20"/>
        </w:rPr>
        <w:t>)</w:t>
      </w:r>
      <w:r w:rsidR="000C11FF">
        <w:rPr>
          <w:rFonts w:cstheme="minorHAnsi"/>
          <w:color w:val="000000"/>
          <w:sz w:val="20"/>
          <w:szCs w:val="20"/>
        </w:rPr>
        <w:t xml:space="preserve"> </w:t>
      </w:r>
      <w:r w:rsidR="000C11FF">
        <w:rPr>
          <w:rFonts w:cstheme="minorHAnsi"/>
          <w:sz w:val="20"/>
          <w:szCs w:val="20"/>
        </w:rPr>
        <w:t>{ … }</w:t>
      </w:r>
    </w:p>
    <w:p w14:paraId="2D29773B" w14:textId="15F1570C" w:rsidR="003169E0" w:rsidRPr="00346638" w:rsidRDefault="003169E0" w:rsidP="000C11FF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public</w:t>
      </w:r>
      <w:r w:rsidRPr="00346638">
        <w:rPr>
          <w:rFonts w:cstheme="minorHAnsi"/>
          <w:color w:val="000000"/>
          <w:sz w:val="20"/>
          <w:szCs w:val="20"/>
        </w:rPr>
        <w:t xml:space="preserve"> Object </w:t>
      </w:r>
      <w:proofErr w:type="spellStart"/>
      <w:proofErr w:type="gramStart"/>
      <w:r w:rsidR="00EA04B6">
        <w:rPr>
          <w:rFonts w:cstheme="minorHAnsi"/>
          <w:color w:val="000000"/>
          <w:sz w:val="20"/>
          <w:szCs w:val="20"/>
          <w:u w:val="single"/>
        </w:rPr>
        <w:t>g</w:t>
      </w:r>
      <w:r w:rsidRPr="00346638">
        <w:rPr>
          <w:rFonts w:cstheme="minorHAnsi"/>
          <w:color w:val="000000"/>
          <w:sz w:val="20"/>
          <w:szCs w:val="20"/>
          <w:u w:val="single"/>
        </w:rPr>
        <w:t>etFirst</w:t>
      </w:r>
      <w:proofErr w:type="spellEnd"/>
      <w:r w:rsidRPr="00346638">
        <w:rPr>
          <w:rFonts w:cstheme="minorHAnsi"/>
          <w:color w:val="000000"/>
          <w:sz w:val="20"/>
          <w:szCs w:val="20"/>
          <w:u w:val="single"/>
        </w:rPr>
        <w:t>(</w:t>
      </w:r>
      <w:proofErr w:type="gramEnd"/>
      <w:r w:rsidRPr="00346638">
        <w:rPr>
          <w:rFonts w:cstheme="minorHAnsi"/>
          <w:color w:val="000000"/>
          <w:sz w:val="20"/>
          <w:szCs w:val="20"/>
          <w:u w:val="single"/>
        </w:rPr>
        <w:t>)</w:t>
      </w:r>
      <w:r w:rsidR="000C11FF">
        <w:rPr>
          <w:rFonts w:cstheme="minorHAnsi"/>
          <w:color w:val="000000"/>
          <w:sz w:val="20"/>
          <w:szCs w:val="20"/>
          <w:u w:val="single"/>
        </w:rPr>
        <w:t xml:space="preserve"> </w:t>
      </w:r>
      <w:r w:rsidR="000C11FF">
        <w:rPr>
          <w:rFonts w:cstheme="minorHAnsi"/>
          <w:sz w:val="20"/>
          <w:szCs w:val="20"/>
        </w:rPr>
        <w:t>{ … }</w:t>
      </w:r>
    </w:p>
    <w:p w14:paraId="2ACFCB3B" w14:textId="05835F89" w:rsidR="003169E0" w:rsidRPr="00346638" w:rsidRDefault="003169E0" w:rsidP="003169E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public</w:t>
      </w:r>
      <w:r w:rsidRPr="00346638">
        <w:rPr>
          <w:rFonts w:cstheme="minorHAnsi"/>
          <w:color w:val="000000"/>
          <w:sz w:val="20"/>
          <w:szCs w:val="20"/>
        </w:rPr>
        <w:t xml:space="preserve"> Object </w:t>
      </w:r>
      <w:proofErr w:type="spellStart"/>
      <w:proofErr w:type="gramStart"/>
      <w:r w:rsidR="00EA04B6">
        <w:rPr>
          <w:rFonts w:cstheme="minorHAnsi"/>
          <w:color w:val="000000"/>
          <w:sz w:val="20"/>
          <w:szCs w:val="20"/>
        </w:rPr>
        <w:t>g</w:t>
      </w:r>
      <w:r w:rsidRPr="00346638">
        <w:rPr>
          <w:rFonts w:cstheme="minorHAnsi"/>
          <w:color w:val="000000"/>
          <w:sz w:val="20"/>
          <w:szCs w:val="20"/>
          <w:u w:val="single"/>
        </w:rPr>
        <w:t>etLast</w:t>
      </w:r>
      <w:proofErr w:type="spellEnd"/>
      <w:r w:rsidRPr="00346638">
        <w:rPr>
          <w:rFonts w:cstheme="minorHAnsi"/>
          <w:color w:val="000000"/>
          <w:sz w:val="20"/>
          <w:szCs w:val="20"/>
          <w:u w:val="single"/>
        </w:rPr>
        <w:t>(</w:t>
      </w:r>
      <w:proofErr w:type="gramEnd"/>
      <w:r w:rsidRPr="00346638">
        <w:rPr>
          <w:rFonts w:cstheme="minorHAnsi"/>
          <w:color w:val="000000"/>
          <w:sz w:val="20"/>
          <w:szCs w:val="20"/>
          <w:u w:val="single"/>
        </w:rPr>
        <w:t>)</w:t>
      </w:r>
      <w:r w:rsidR="000C11FF">
        <w:rPr>
          <w:rFonts w:cstheme="minorHAnsi"/>
          <w:color w:val="000000"/>
          <w:sz w:val="20"/>
          <w:szCs w:val="20"/>
          <w:u w:val="single"/>
        </w:rPr>
        <w:t xml:space="preserve"> </w:t>
      </w:r>
      <w:r w:rsidR="000C11FF">
        <w:rPr>
          <w:rFonts w:cstheme="minorHAnsi"/>
          <w:sz w:val="20"/>
          <w:szCs w:val="20"/>
        </w:rPr>
        <w:t>{ … }</w:t>
      </w:r>
    </w:p>
    <w:p w14:paraId="6AF2E51E" w14:textId="499D3444" w:rsidR="003169E0" w:rsidRPr="00346638" w:rsidRDefault="003169E0" w:rsidP="003169E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public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b/>
          <w:bCs/>
          <w:color w:val="7F0055"/>
          <w:sz w:val="20"/>
          <w:szCs w:val="20"/>
        </w:rPr>
        <w:t>void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proofErr w:type="gramStart"/>
      <w:r w:rsidR="00EA04B6">
        <w:rPr>
          <w:rFonts w:cstheme="minorHAnsi"/>
          <w:color w:val="000000"/>
          <w:sz w:val="20"/>
          <w:szCs w:val="20"/>
        </w:rPr>
        <w:t>r</w:t>
      </w:r>
      <w:r w:rsidRPr="00346638">
        <w:rPr>
          <w:rFonts w:cstheme="minorHAnsi"/>
          <w:color w:val="000000"/>
          <w:sz w:val="20"/>
          <w:szCs w:val="20"/>
        </w:rPr>
        <w:t>emoveFirst</w:t>
      </w:r>
      <w:proofErr w:type="spellEnd"/>
      <w:r w:rsidRPr="00346638">
        <w:rPr>
          <w:rFonts w:cstheme="minorHAnsi"/>
          <w:color w:val="000000"/>
          <w:sz w:val="20"/>
          <w:szCs w:val="20"/>
        </w:rPr>
        <w:t>(</w:t>
      </w:r>
      <w:proofErr w:type="gramEnd"/>
      <w:r w:rsidRPr="00346638">
        <w:rPr>
          <w:rFonts w:cstheme="minorHAnsi"/>
          <w:color w:val="000000"/>
          <w:sz w:val="20"/>
          <w:szCs w:val="20"/>
        </w:rPr>
        <w:t>)</w:t>
      </w:r>
      <w:r w:rsidR="00BB35AC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color w:val="000000"/>
          <w:sz w:val="20"/>
          <w:szCs w:val="20"/>
        </w:rPr>
        <w:t>{</w:t>
      </w:r>
    </w:p>
    <w:p w14:paraId="2B8EDAED" w14:textId="05F1B004" w:rsidR="003169E0" w:rsidRPr="00346638" w:rsidRDefault="003169E0" w:rsidP="003169E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proofErr w:type="gramStart"/>
      <w:r w:rsidRPr="00346638">
        <w:rPr>
          <w:rFonts w:cstheme="minorHAnsi"/>
          <w:b/>
          <w:bCs/>
          <w:color w:val="7F0055"/>
          <w:sz w:val="20"/>
          <w:szCs w:val="20"/>
        </w:rPr>
        <w:t>if</w:t>
      </w:r>
      <w:r w:rsidRPr="00346638">
        <w:rPr>
          <w:rFonts w:cstheme="minorHAnsi"/>
          <w:color w:val="000000"/>
          <w:sz w:val="20"/>
          <w:szCs w:val="20"/>
        </w:rPr>
        <w:t>(</w:t>
      </w:r>
      <w:proofErr w:type="gramEnd"/>
      <w:r w:rsidRPr="00346638">
        <w:rPr>
          <w:rFonts w:cstheme="minorHAnsi"/>
          <w:color w:val="0000C0"/>
          <w:sz w:val="20"/>
          <w:szCs w:val="20"/>
        </w:rPr>
        <w:t>count</w:t>
      </w:r>
      <w:r w:rsidRPr="00346638">
        <w:rPr>
          <w:rFonts w:cstheme="minorHAnsi"/>
          <w:color w:val="000000"/>
          <w:sz w:val="20"/>
          <w:szCs w:val="20"/>
        </w:rPr>
        <w:t xml:space="preserve"> &gt; 0)</w:t>
      </w:r>
      <w:r w:rsidR="00BB35AC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color w:val="000000"/>
          <w:sz w:val="20"/>
          <w:szCs w:val="20"/>
        </w:rPr>
        <w:t>{</w:t>
      </w:r>
    </w:p>
    <w:p w14:paraId="22716EE6" w14:textId="77777777" w:rsidR="003169E0" w:rsidRPr="00346638" w:rsidRDefault="003169E0" w:rsidP="003169E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C0"/>
          <w:sz w:val="20"/>
          <w:szCs w:val="20"/>
        </w:rPr>
        <w:t>first</w:t>
      </w:r>
      <w:r w:rsidRPr="00346638">
        <w:rPr>
          <w:rFonts w:cstheme="minorHAnsi"/>
          <w:color w:val="000000"/>
          <w:sz w:val="20"/>
          <w:szCs w:val="20"/>
        </w:rPr>
        <w:t xml:space="preserve"> = (</w:t>
      </w:r>
      <w:r w:rsidRPr="00346638">
        <w:rPr>
          <w:rFonts w:cstheme="minorHAnsi"/>
          <w:color w:val="0000C0"/>
          <w:sz w:val="20"/>
          <w:szCs w:val="20"/>
        </w:rPr>
        <w:t>first</w:t>
      </w:r>
      <w:r w:rsidRPr="00346638">
        <w:rPr>
          <w:rFonts w:cstheme="minorHAnsi"/>
          <w:color w:val="000000"/>
          <w:sz w:val="20"/>
          <w:szCs w:val="20"/>
        </w:rPr>
        <w:t>+</w:t>
      </w:r>
      <w:proofErr w:type="gramStart"/>
      <w:r w:rsidRPr="00346638">
        <w:rPr>
          <w:rFonts w:cstheme="minorHAnsi"/>
          <w:color w:val="000000"/>
          <w:sz w:val="20"/>
          <w:szCs w:val="20"/>
        </w:rPr>
        <w:t>1)%</w:t>
      </w:r>
      <w:proofErr w:type="spellStart"/>
      <w:proofErr w:type="gramEnd"/>
      <w:r w:rsidRPr="00346638">
        <w:rPr>
          <w:rFonts w:cstheme="minorHAnsi"/>
          <w:color w:val="0000C0"/>
          <w:sz w:val="20"/>
          <w:szCs w:val="20"/>
        </w:rPr>
        <w:t>data</w:t>
      </w:r>
      <w:r w:rsidRPr="00346638">
        <w:rPr>
          <w:rFonts w:cstheme="minorHAnsi"/>
          <w:color w:val="000000"/>
          <w:sz w:val="20"/>
          <w:szCs w:val="20"/>
        </w:rPr>
        <w:t>.</w:t>
      </w:r>
      <w:r w:rsidRPr="00346638">
        <w:rPr>
          <w:rFonts w:cstheme="minorHAnsi"/>
          <w:color w:val="000000"/>
          <w:sz w:val="20"/>
          <w:szCs w:val="20"/>
          <w:u w:val="single"/>
        </w:rPr>
        <w:t>capacity</w:t>
      </w:r>
      <w:proofErr w:type="spellEnd"/>
      <w:r w:rsidRPr="00346638">
        <w:rPr>
          <w:rFonts w:cstheme="minorHAnsi"/>
          <w:color w:val="000000"/>
          <w:sz w:val="20"/>
          <w:szCs w:val="20"/>
        </w:rPr>
        <w:t>();</w:t>
      </w:r>
    </w:p>
    <w:p w14:paraId="74B82BE4" w14:textId="77777777" w:rsidR="003169E0" w:rsidRPr="00346638" w:rsidRDefault="003169E0" w:rsidP="003169E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C0"/>
          <w:sz w:val="20"/>
          <w:szCs w:val="20"/>
        </w:rPr>
        <w:t>count</w:t>
      </w:r>
      <w:r w:rsidRPr="00346638">
        <w:rPr>
          <w:rFonts w:cstheme="minorHAnsi"/>
          <w:color w:val="000000"/>
          <w:sz w:val="20"/>
          <w:szCs w:val="20"/>
        </w:rPr>
        <w:t>-</w:t>
      </w:r>
      <w:proofErr w:type="gramStart"/>
      <w:r w:rsidRPr="00346638">
        <w:rPr>
          <w:rFonts w:cstheme="minorHAnsi"/>
          <w:color w:val="000000"/>
          <w:sz w:val="20"/>
          <w:szCs w:val="20"/>
        </w:rPr>
        <w:t>-;</w:t>
      </w:r>
      <w:proofErr w:type="gramEnd"/>
    </w:p>
    <w:p w14:paraId="5878CED3" w14:textId="77777777" w:rsidR="003169E0" w:rsidRPr="00346638" w:rsidRDefault="003169E0" w:rsidP="003169E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  <w:t>}</w:t>
      </w:r>
    </w:p>
    <w:p w14:paraId="2DA35E61" w14:textId="77777777" w:rsidR="003169E0" w:rsidRPr="00346638" w:rsidRDefault="003169E0" w:rsidP="003169E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  <w:t>}</w:t>
      </w:r>
    </w:p>
    <w:p w14:paraId="6F686E07" w14:textId="77777777" w:rsidR="003169E0" w:rsidRPr="00346638" w:rsidRDefault="003169E0" w:rsidP="003169E0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707D8392" w14:textId="3A7996D8" w:rsidR="003169E0" w:rsidRPr="00346638" w:rsidRDefault="003169E0" w:rsidP="00A0663E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public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b/>
          <w:bCs/>
          <w:color w:val="7F0055"/>
          <w:sz w:val="20"/>
          <w:szCs w:val="20"/>
        </w:rPr>
        <w:t>void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proofErr w:type="gramStart"/>
      <w:r w:rsidR="00EA04B6">
        <w:rPr>
          <w:rFonts w:cstheme="minorHAnsi"/>
          <w:color w:val="000000"/>
          <w:sz w:val="20"/>
          <w:szCs w:val="20"/>
        </w:rPr>
        <w:t>r</w:t>
      </w:r>
      <w:r w:rsidRPr="00346638">
        <w:rPr>
          <w:rFonts w:cstheme="minorHAnsi"/>
          <w:color w:val="000000"/>
          <w:sz w:val="20"/>
          <w:szCs w:val="20"/>
        </w:rPr>
        <w:t>emoveLast</w:t>
      </w:r>
      <w:proofErr w:type="spellEnd"/>
      <w:r w:rsidRPr="00346638">
        <w:rPr>
          <w:rFonts w:cstheme="minorHAnsi"/>
          <w:color w:val="000000"/>
          <w:sz w:val="20"/>
          <w:szCs w:val="20"/>
        </w:rPr>
        <w:t>(</w:t>
      </w:r>
      <w:proofErr w:type="gramEnd"/>
      <w:r w:rsidRPr="00346638">
        <w:rPr>
          <w:rFonts w:cstheme="minorHAnsi"/>
          <w:color w:val="000000"/>
          <w:sz w:val="20"/>
          <w:szCs w:val="20"/>
        </w:rPr>
        <w:t>)</w:t>
      </w:r>
      <w:r w:rsidR="00A0663E">
        <w:rPr>
          <w:rFonts w:cstheme="minorHAnsi"/>
          <w:color w:val="000000"/>
          <w:sz w:val="20"/>
          <w:szCs w:val="20"/>
        </w:rPr>
        <w:t xml:space="preserve"> </w:t>
      </w:r>
      <w:r w:rsidR="00A0663E">
        <w:rPr>
          <w:rFonts w:cstheme="minorHAnsi"/>
          <w:sz w:val="20"/>
          <w:szCs w:val="20"/>
        </w:rPr>
        <w:t>{ … }</w:t>
      </w:r>
    </w:p>
    <w:p w14:paraId="65BF66EF" w14:textId="09A6212F" w:rsidR="003169E0" w:rsidRPr="004A3EF7" w:rsidRDefault="003169E0" w:rsidP="00346638">
      <w:pPr>
        <w:rPr>
          <w:rFonts w:cstheme="minorHAnsi"/>
        </w:rPr>
      </w:pPr>
      <w:r w:rsidRPr="00346638">
        <w:rPr>
          <w:rFonts w:cstheme="minorHAnsi"/>
          <w:color w:val="000000"/>
          <w:sz w:val="20"/>
          <w:szCs w:val="20"/>
        </w:rPr>
        <w:t>}</w:t>
      </w:r>
    </w:p>
    <w:p w14:paraId="050E8FB4" w14:textId="77777777" w:rsidR="00ED3E70" w:rsidRPr="00346638" w:rsidRDefault="00ED3E70" w:rsidP="00C22B21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65BDE97F" w14:textId="0655A3B9" w:rsidR="0037466F" w:rsidRPr="00346638" w:rsidRDefault="0037466F" w:rsidP="00346638">
      <w:pPr>
        <w:pStyle w:val="Heading2"/>
        <w:rPr>
          <w:b w:val="0"/>
          <w:bCs w:val="0"/>
        </w:rPr>
      </w:pPr>
      <w:proofErr w:type="spellStart"/>
      <w:r>
        <w:t>DoubleLinkedList</w:t>
      </w:r>
      <w:proofErr w:type="spellEnd"/>
    </w:p>
    <w:p w14:paraId="67552E9A" w14:textId="0C7FF460" w:rsidR="0079162B" w:rsidRPr="00346638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b/>
          <w:bCs/>
          <w:color w:val="7F0055"/>
          <w:sz w:val="20"/>
          <w:szCs w:val="20"/>
        </w:rPr>
        <w:t>public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b/>
          <w:bCs/>
          <w:color w:val="7F0055"/>
          <w:sz w:val="20"/>
          <w:szCs w:val="20"/>
        </w:rPr>
        <w:t>class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 w:rsidRPr="00346638">
        <w:rPr>
          <w:rFonts w:cstheme="minorHAnsi"/>
          <w:color w:val="000000"/>
          <w:sz w:val="20"/>
          <w:szCs w:val="20"/>
        </w:rPr>
        <w:t>DoubleLinkedList</w:t>
      </w:r>
      <w:proofErr w:type="spellEnd"/>
      <w:r w:rsidRPr="00346638">
        <w:rPr>
          <w:rFonts w:cstheme="minorHAnsi"/>
          <w:color w:val="000000"/>
          <w:sz w:val="20"/>
          <w:szCs w:val="20"/>
        </w:rPr>
        <w:t xml:space="preserve"> {</w:t>
      </w:r>
    </w:p>
    <w:p w14:paraId="288CCA86" w14:textId="15D82DB3" w:rsidR="0079162B" w:rsidRPr="00346638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private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b/>
          <w:bCs/>
          <w:color w:val="7F0055"/>
          <w:sz w:val="20"/>
          <w:szCs w:val="20"/>
        </w:rPr>
        <w:t>class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 w:rsidRPr="00346638">
        <w:rPr>
          <w:rFonts w:cstheme="minorHAnsi"/>
          <w:color w:val="000000"/>
          <w:sz w:val="20"/>
          <w:szCs w:val="20"/>
        </w:rPr>
        <w:t>DoubleLinkedListElement</w:t>
      </w:r>
      <w:proofErr w:type="spellEnd"/>
      <w:r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color w:val="000000"/>
          <w:sz w:val="20"/>
          <w:szCs w:val="20"/>
        </w:rPr>
        <w:t>{</w:t>
      </w:r>
    </w:p>
    <w:p w14:paraId="3C4230F9" w14:textId="77777777" w:rsidR="0079162B" w:rsidRPr="00346638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private</w:t>
      </w:r>
      <w:r w:rsidRPr="00346638">
        <w:rPr>
          <w:rFonts w:cstheme="minorHAnsi"/>
          <w:color w:val="000000"/>
          <w:sz w:val="20"/>
          <w:szCs w:val="20"/>
        </w:rPr>
        <w:t xml:space="preserve"> Object </w:t>
      </w:r>
      <w:proofErr w:type="gramStart"/>
      <w:r w:rsidRPr="00346638">
        <w:rPr>
          <w:rFonts w:cstheme="minorHAnsi"/>
          <w:color w:val="0000C0"/>
          <w:sz w:val="20"/>
          <w:szCs w:val="20"/>
        </w:rPr>
        <w:t>data</w:t>
      </w:r>
      <w:r w:rsidRPr="00346638">
        <w:rPr>
          <w:rFonts w:cstheme="minorHAnsi"/>
          <w:color w:val="000000"/>
          <w:sz w:val="20"/>
          <w:szCs w:val="20"/>
        </w:rPr>
        <w:t>;</w:t>
      </w:r>
      <w:proofErr w:type="gramEnd"/>
    </w:p>
    <w:p w14:paraId="525DA66F" w14:textId="77777777" w:rsidR="0079162B" w:rsidRPr="00346638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private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 w:rsidRPr="00346638">
        <w:rPr>
          <w:rFonts w:cstheme="minorHAnsi"/>
          <w:color w:val="000000"/>
          <w:sz w:val="20"/>
          <w:szCs w:val="20"/>
        </w:rPr>
        <w:t>DoubleLinkedListElement</w:t>
      </w:r>
      <w:proofErr w:type="spellEnd"/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proofErr w:type="gramStart"/>
      <w:r w:rsidRPr="00346638">
        <w:rPr>
          <w:rFonts w:cstheme="minorHAnsi"/>
          <w:color w:val="0000C0"/>
          <w:sz w:val="20"/>
          <w:szCs w:val="20"/>
        </w:rPr>
        <w:t>nextElement</w:t>
      </w:r>
      <w:proofErr w:type="spellEnd"/>
      <w:r w:rsidRPr="00346638">
        <w:rPr>
          <w:rFonts w:cstheme="minorHAnsi"/>
          <w:color w:val="000000"/>
          <w:sz w:val="20"/>
          <w:szCs w:val="20"/>
        </w:rPr>
        <w:t>;</w:t>
      </w:r>
      <w:proofErr w:type="gramEnd"/>
    </w:p>
    <w:p w14:paraId="6DC6D254" w14:textId="77777777" w:rsidR="0079162B" w:rsidRPr="00346638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private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 w:rsidRPr="00346638">
        <w:rPr>
          <w:rFonts w:cstheme="minorHAnsi"/>
          <w:color w:val="000000"/>
          <w:sz w:val="20"/>
          <w:szCs w:val="20"/>
        </w:rPr>
        <w:t>DoubleLinkedListElement</w:t>
      </w:r>
      <w:proofErr w:type="spellEnd"/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proofErr w:type="gramStart"/>
      <w:r w:rsidRPr="00346638">
        <w:rPr>
          <w:rFonts w:cstheme="minorHAnsi"/>
          <w:color w:val="0000C0"/>
          <w:sz w:val="20"/>
          <w:szCs w:val="20"/>
        </w:rPr>
        <w:t>previousElement</w:t>
      </w:r>
      <w:proofErr w:type="spellEnd"/>
      <w:r w:rsidRPr="00346638">
        <w:rPr>
          <w:rFonts w:cstheme="minorHAnsi"/>
          <w:color w:val="000000"/>
          <w:sz w:val="20"/>
          <w:szCs w:val="20"/>
        </w:rPr>
        <w:t>;</w:t>
      </w:r>
      <w:proofErr w:type="gramEnd"/>
    </w:p>
    <w:p w14:paraId="491F0478" w14:textId="43C970D7" w:rsidR="0079162B" w:rsidRPr="00346638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public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proofErr w:type="gramStart"/>
      <w:r w:rsidRPr="00346638">
        <w:rPr>
          <w:rFonts w:cstheme="minorHAnsi"/>
          <w:color w:val="000000"/>
          <w:sz w:val="20"/>
          <w:szCs w:val="20"/>
        </w:rPr>
        <w:t>DoubleLinkedListElement</w:t>
      </w:r>
      <w:proofErr w:type="spellEnd"/>
      <w:r w:rsidRPr="00346638">
        <w:rPr>
          <w:rFonts w:cstheme="minorHAnsi"/>
          <w:color w:val="000000"/>
          <w:sz w:val="20"/>
          <w:szCs w:val="20"/>
        </w:rPr>
        <w:t>(</w:t>
      </w:r>
      <w:proofErr w:type="gramEnd"/>
      <w:r w:rsidRPr="00346638">
        <w:rPr>
          <w:rFonts w:cstheme="minorHAnsi"/>
          <w:color w:val="000000"/>
          <w:sz w:val="20"/>
          <w:szCs w:val="20"/>
        </w:rPr>
        <w:t xml:space="preserve">Object </w:t>
      </w:r>
      <w:r w:rsidRPr="00346638">
        <w:rPr>
          <w:rFonts w:cstheme="minorHAnsi"/>
          <w:color w:val="6A3E3E"/>
          <w:sz w:val="20"/>
          <w:szCs w:val="20"/>
        </w:rPr>
        <w:t>v</w:t>
      </w:r>
      <w:r w:rsidRPr="00346638">
        <w:rPr>
          <w:rFonts w:cstheme="minorHAnsi"/>
          <w:color w:val="000000"/>
          <w:sz w:val="20"/>
          <w:szCs w:val="20"/>
        </w:rPr>
        <w:t xml:space="preserve">, </w:t>
      </w:r>
      <w:proofErr w:type="spellStart"/>
      <w:r w:rsidRPr="00346638">
        <w:rPr>
          <w:rFonts w:cstheme="minorHAnsi"/>
          <w:color w:val="000000"/>
          <w:sz w:val="20"/>
          <w:szCs w:val="20"/>
        </w:rPr>
        <w:t>DoubleLinkedListElement</w:t>
      </w:r>
      <w:proofErr w:type="spellEnd"/>
      <w:r w:rsidRPr="00346638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color w:val="6A3E3E"/>
          <w:sz w:val="20"/>
          <w:szCs w:val="20"/>
        </w:rPr>
        <w:t>next</w:t>
      </w:r>
      <w:r w:rsidRPr="00346638">
        <w:rPr>
          <w:rFonts w:cstheme="minorHAnsi"/>
          <w:color w:val="000000"/>
          <w:sz w:val="20"/>
          <w:szCs w:val="20"/>
        </w:rPr>
        <w:t xml:space="preserve">, </w:t>
      </w:r>
      <w:proofErr w:type="spellStart"/>
      <w:r w:rsidRPr="00346638">
        <w:rPr>
          <w:rFonts w:cstheme="minorHAnsi"/>
          <w:color w:val="000000"/>
          <w:sz w:val="20"/>
          <w:szCs w:val="20"/>
        </w:rPr>
        <w:t>DoubleLinkedListElement</w:t>
      </w:r>
      <w:proofErr w:type="spellEnd"/>
      <w:r w:rsidRPr="00346638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color w:val="6A3E3E"/>
          <w:sz w:val="20"/>
          <w:szCs w:val="20"/>
        </w:rPr>
        <w:t>previous</w:t>
      </w:r>
      <w:r w:rsidRPr="00346638">
        <w:rPr>
          <w:rFonts w:cstheme="minorHAnsi"/>
          <w:color w:val="000000"/>
          <w:sz w:val="20"/>
          <w:szCs w:val="20"/>
        </w:rPr>
        <w:t>)</w:t>
      </w:r>
      <w:r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color w:val="000000"/>
          <w:sz w:val="20"/>
          <w:szCs w:val="20"/>
        </w:rPr>
        <w:t>{</w:t>
      </w:r>
    </w:p>
    <w:p w14:paraId="45FB3DF8" w14:textId="77777777" w:rsidR="0079162B" w:rsidRPr="00346638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C0"/>
          <w:sz w:val="20"/>
          <w:szCs w:val="20"/>
        </w:rPr>
        <w:t>data</w:t>
      </w:r>
      <w:r w:rsidRPr="00346638">
        <w:rPr>
          <w:rFonts w:cstheme="minorHAnsi"/>
          <w:color w:val="000000"/>
          <w:sz w:val="20"/>
          <w:szCs w:val="20"/>
        </w:rPr>
        <w:t xml:space="preserve"> = </w:t>
      </w:r>
      <w:proofErr w:type="gramStart"/>
      <w:r w:rsidRPr="00346638">
        <w:rPr>
          <w:rFonts w:cstheme="minorHAnsi"/>
          <w:color w:val="6A3E3E"/>
          <w:sz w:val="20"/>
          <w:szCs w:val="20"/>
        </w:rPr>
        <w:t>v</w:t>
      </w:r>
      <w:r w:rsidRPr="00346638">
        <w:rPr>
          <w:rFonts w:cstheme="minorHAnsi"/>
          <w:color w:val="000000"/>
          <w:sz w:val="20"/>
          <w:szCs w:val="20"/>
        </w:rPr>
        <w:t>;</w:t>
      </w:r>
      <w:proofErr w:type="gramEnd"/>
    </w:p>
    <w:p w14:paraId="52852CC8" w14:textId="77777777" w:rsidR="0079162B" w:rsidRPr="00346638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proofErr w:type="spellStart"/>
      <w:r w:rsidRPr="00346638">
        <w:rPr>
          <w:rFonts w:cstheme="minorHAnsi"/>
          <w:color w:val="0000C0"/>
          <w:sz w:val="20"/>
          <w:szCs w:val="20"/>
        </w:rPr>
        <w:t>nextElement</w:t>
      </w:r>
      <w:proofErr w:type="spellEnd"/>
      <w:r w:rsidRPr="00346638">
        <w:rPr>
          <w:rFonts w:cstheme="minorHAnsi"/>
          <w:color w:val="000000"/>
          <w:sz w:val="20"/>
          <w:szCs w:val="20"/>
        </w:rPr>
        <w:t xml:space="preserve"> = </w:t>
      </w:r>
      <w:proofErr w:type="gramStart"/>
      <w:r w:rsidRPr="00346638">
        <w:rPr>
          <w:rFonts w:cstheme="minorHAnsi"/>
          <w:color w:val="6A3E3E"/>
          <w:sz w:val="20"/>
          <w:szCs w:val="20"/>
        </w:rPr>
        <w:t>next</w:t>
      </w:r>
      <w:r w:rsidRPr="00346638">
        <w:rPr>
          <w:rFonts w:cstheme="minorHAnsi"/>
          <w:color w:val="000000"/>
          <w:sz w:val="20"/>
          <w:szCs w:val="20"/>
        </w:rPr>
        <w:t>;</w:t>
      </w:r>
      <w:proofErr w:type="gramEnd"/>
    </w:p>
    <w:p w14:paraId="5A13DEC1" w14:textId="77777777" w:rsidR="0079162B" w:rsidRPr="00346638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proofErr w:type="spellStart"/>
      <w:r w:rsidRPr="00346638">
        <w:rPr>
          <w:rFonts w:cstheme="minorHAnsi"/>
          <w:color w:val="0000C0"/>
          <w:sz w:val="20"/>
          <w:szCs w:val="20"/>
        </w:rPr>
        <w:t>previousElement</w:t>
      </w:r>
      <w:proofErr w:type="spellEnd"/>
      <w:r w:rsidRPr="00346638">
        <w:rPr>
          <w:rFonts w:cstheme="minorHAnsi"/>
          <w:color w:val="000000"/>
          <w:sz w:val="20"/>
          <w:szCs w:val="20"/>
        </w:rPr>
        <w:t xml:space="preserve"> = </w:t>
      </w:r>
      <w:proofErr w:type="gramStart"/>
      <w:r w:rsidRPr="00346638">
        <w:rPr>
          <w:rFonts w:cstheme="minorHAnsi"/>
          <w:color w:val="6A3E3E"/>
          <w:sz w:val="20"/>
          <w:szCs w:val="20"/>
        </w:rPr>
        <w:t>previous</w:t>
      </w:r>
      <w:r w:rsidRPr="00346638">
        <w:rPr>
          <w:rFonts w:cstheme="minorHAnsi"/>
          <w:color w:val="000000"/>
          <w:sz w:val="20"/>
          <w:szCs w:val="20"/>
        </w:rPr>
        <w:t>;</w:t>
      </w:r>
      <w:proofErr w:type="gramEnd"/>
    </w:p>
    <w:p w14:paraId="344633DD" w14:textId="77777777" w:rsidR="0079162B" w:rsidRPr="00346638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proofErr w:type="gramStart"/>
      <w:r w:rsidRPr="00346638">
        <w:rPr>
          <w:rFonts w:cstheme="minorHAnsi"/>
          <w:b/>
          <w:bCs/>
          <w:color w:val="7F0055"/>
          <w:sz w:val="20"/>
          <w:szCs w:val="20"/>
        </w:rPr>
        <w:t>if</w:t>
      </w:r>
      <w:r w:rsidRPr="00346638">
        <w:rPr>
          <w:rFonts w:cstheme="minorHAnsi"/>
          <w:color w:val="000000"/>
          <w:sz w:val="20"/>
          <w:szCs w:val="20"/>
        </w:rPr>
        <w:t>(</w:t>
      </w:r>
      <w:proofErr w:type="spellStart"/>
      <w:proofErr w:type="gramEnd"/>
      <w:r w:rsidRPr="00346638">
        <w:rPr>
          <w:rFonts w:cstheme="minorHAnsi"/>
          <w:color w:val="0000C0"/>
          <w:sz w:val="20"/>
          <w:szCs w:val="20"/>
        </w:rPr>
        <w:t>nextElement</w:t>
      </w:r>
      <w:proofErr w:type="spellEnd"/>
      <w:r w:rsidRPr="00346638">
        <w:rPr>
          <w:rFonts w:cstheme="minorHAnsi"/>
          <w:color w:val="000000"/>
          <w:sz w:val="20"/>
          <w:szCs w:val="20"/>
        </w:rPr>
        <w:t xml:space="preserve"> != </w:t>
      </w:r>
      <w:r w:rsidRPr="00346638">
        <w:rPr>
          <w:rFonts w:cstheme="minorHAnsi"/>
          <w:b/>
          <w:bCs/>
          <w:color w:val="7F0055"/>
          <w:sz w:val="20"/>
          <w:szCs w:val="20"/>
        </w:rPr>
        <w:t>null</w:t>
      </w:r>
      <w:r w:rsidRPr="00346638">
        <w:rPr>
          <w:rFonts w:cstheme="minorHAnsi"/>
          <w:color w:val="000000"/>
          <w:sz w:val="20"/>
          <w:szCs w:val="20"/>
        </w:rPr>
        <w:t xml:space="preserve">) </w:t>
      </w:r>
      <w:proofErr w:type="spellStart"/>
      <w:r w:rsidRPr="00346638">
        <w:rPr>
          <w:rFonts w:cstheme="minorHAnsi"/>
          <w:color w:val="0000C0"/>
          <w:sz w:val="20"/>
          <w:szCs w:val="20"/>
        </w:rPr>
        <w:t>nextElement</w:t>
      </w:r>
      <w:r w:rsidRPr="00346638">
        <w:rPr>
          <w:rFonts w:cstheme="minorHAnsi"/>
          <w:color w:val="000000"/>
          <w:sz w:val="20"/>
          <w:szCs w:val="20"/>
        </w:rPr>
        <w:t>.</w:t>
      </w:r>
      <w:r w:rsidRPr="00346638">
        <w:rPr>
          <w:rFonts w:cstheme="minorHAnsi"/>
          <w:color w:val="0000C0"/>
          <w:sz w:val="20"/>
          <w:szCs w:val="20"/>
        </w:rPr>
        <w:t>previousElement</w:t>
      </w:r>
      <w:proofErr w:type="spellEnd"/>
      <w:r w:rsidRPr="00346638">
        <w:rPr>
          <w:rFonts w:cstheme="minorHAnsi"/>
          <w:color w:val="000000"/>
          <w:sz w:val="20"/>
          <w:szCs w:val="20"/>
        </w:rPr>
        <w:t xml:space="preserve"> = </w:t>
      </w:r>
      <w:r w:rsidRPr="00346638">
        <w:rPr>
          <w:rFonts w:cstheme="minorHAnsi"/>
          <w:b/>
          <w:bCs/>
          <w:color w:val="7F0055"/>
          <w:sz w:val="20"/>
          <w:szCs w:val="20"/>
        </w:rPr>
        <w:t>this</w:t>
      </w:r>
      <w:r w:rsidRPr="00346638">
        <w:rPr>
          <w:rFonts w:cstheme="minorHAnsi"/>
          <w:color w:val="000000"/>
          <w:sz w:val="20"/>
          <w:szCs w:val="20"/>
        </w:rPr>
        <w:t>;</w:t>
      </w:r>
    </w:p>
    <w:p w14:paraId="04407816" w14:textId="77777777" w:rsidR="0079162B" w:rsidRPr="00346638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proofErr w:type="gramStart"/>
      <w:r w:rsidRPr="00346638">
        <w:rPr>
          <w:rFonts w:cstheme="minorHAnsi"/>
          <w:b/>
          <w:bCs/>
          <w:color w:val="7F0055"/>
          <w:sz w:val="20"/>
          <w:szCs w:val="20"/>
        </w:rPr>
        <w:t>if</w:t>
      </w:r>
      <w:r w:rsidRPr="00346638">
        <w:rPr>
          <w:rFonts w:cstheme="minorHAnsi"/>
          <w:color w:val="000000"/>
          <w:sz w:val="20"/>
          <w:szCs w:val="20"/>
        </w:rPr>
        <w:t>(</w:t>
      </w:r>
      <w:proofErr w:type="spellStart"/>
      <w:proofErr w:type="gramEnd"/>
      <w:r w:rsidRPr="00346638">
        <w:rPr>
          <w:rFonts w:cstheme="minorHAnsi"/>
          <w:color w:val="0000C0"/>
          <w:sz w:val="20"/>
          <w:szCs w:val="20"/>
        </w:rPr>
        <w:t>previousElement</w:t>
      </w:r>
      <w:proofErr w:type="spellEnd"/>
      <w:r w:rsidRPr="00346638">
        <w:rPr>
          <w:rFonts w:cstheme="minorHAnsi"/>
          <w:color w:val="000000"/>
          <w:sz w:val="20"/>
          <w:szCs w:val="20"/>
        </w:rPr>
        <w:t xml:space="preserve"> != </w:t>
      </w:r>
      <w:r w:rsidRPr="00346638">
        <w:rPr>
          <w:rFonts w:cstheme="minorHAnsi"/>
          <w:b/>
          <w:bCs/>
          <w:color w:val="7F0055"/>
          <w:sz w:val="20"/>
          <w:szCs w:val="20"/>
        </w:rPr>
        <w:t>null</w:t>
      </w:r>
      <w:r w:rsidRPr="00346638">
        <w:rPr>
          <w:rFonts w:cstheme="minorHAnsi"/>
          <w:color w:val="000000"/>
          <w:sz w:val="20"/>
          <w:szCs w:val="20"/>
        </w:rPr>
        <w:t xml:space="preserve">) </w:t>
      </w:r>
      <w:proofErr w:type="spellStart"/>
      <w:r w:rsidRPr="00346638">
        <w:rPr>
          <w:rFonts w:cstheme="minorHAnsi"/>
          <w:color w:val="0000C0"/>
          <w:sz w:val="20"/>
          <w:szCs w:val="20"/>
        </w:rPr>
        <w:t>previousElement</w:t>
      </w:r>
      <w:r w:rsidRPr="00346638">
        <w:rPr>
          <w:rFonts w:cstheme="minorHAnsi"/>
          <w:color w:val="000000"/>
          <w:sz w:val="20"/>
          <w:szCs w:val="20"/>
        </w:rPr>
        <w:t>.</w:t>
      </w:r>
      <w:r w:rsidRPr="00346638">
        <w:rPr>
          <w:rFonts w:cstheme="minorHAnsi"/>
          <w:color w:val="0000C0"/>
          <w:sz w:val="20"/>
          <w:szCs w:val="20"/>
        </w:rPr>
        <w:t>nextElement</w:t>
      </w:r>
      <w:proofErr w:type="spellEnd"/>
      <w:r w:rsidRPr="00346638">
        <w:rPr>
          <w:rFonts w:cstheme="minorHAnsi"/>
          <w:color w:val="000000"/>
          <w:sz w:val="20"/>
          <w:szCs w:val="20"/>
        </w:rPr>
        <w:t xml:space="preserve"> = </w:t>
      </w:r>
      <w:r w:rsidRPr="00346638">
        <w:rPr>
          <w:rFonts w:cstheme="minorHAnsi"/>
          <w:b/>
          <w:bCs/>
          <w:color w:val="7F0055"/>
          <w:sz w:val="20"/>
          <w:szCs w:val="20"/>
        </w:rPr>
        <w:t>this</w:t>
      </w:r>
      <w:r w:rsidRPr="00346638">
        <w:rPr>
          <w:rFonts w:cstheme="minorHAnsi"/>
          <w:color w:val="000000"/>
          <w:sz w:val="20"/>
          <w:szCs w:val="20"/>
        </w:rPr>
        <w:t>;</w:t>
      </w:r>
    </w:p>
    <w:p w14:paraId="384B8C74" w14:textId="275AB9DE" w:rsidR="0079162B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  <w:t>}</w:t>
      </w:r>
    </w:p>
    <w:p w14:paraId="5E9941E1" w14:textId="77777777" w:rsidR="00DE7CB5" w:rsidRPr="00346638" w:rsidRDefault="00DE7CB5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576AE3DA" w14:textId="38813279" w:rsidR="0079162B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public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proofErr w:type="gramStart"/>
      <w:r w:rsidRPr="00346638">
        <w:rPr>
          <w:rFonts w:cstheme="minorHAnsi"/>
          <w:color w:val="000000"/>
          <w:sz w:val="20"/>
          <w:szCs w:val="20"/>
          <w:u w:val="single"/>
        </w:rPr>
        <w:t>DoubleLinkedListElement</w:t>
      </w:r>
      <w:proofErr w:type="spellEnd"/>
      <w:r w:rsidRPr="00346638">
        <w:rPr>
          <w:rFonts w:cstheme="minorHAnsi"/>
          <w:color w:val="000000"/>
          <w:sz w:val="20"/>
          <w:szCs w:val="20"/>
          <w:u w:val="single"/>
        </w:rPr>
        <w:t>(</w:t>
      </w:r>
      <w:proofErr w:type="gramEnd"/>
      <w:r w:rsidRPr="00346638">
        <w:rPr>
          <w:rFonts w:cstheme="minorHAnsi"/>
          <w:color w:val="000000"/>
          <w:sz w:val="20"/>
          <w:szCs w:val="20"/>
          <w:u w:val="single"/>
        </w:rPr>
        <w:t xml:space="preserve">Object </w:t>
      </w:r>
      <w:r w:rsidRPr="00346638">
        <w:rPr>
          <w:rFonts w:cstheme="minorHAnsi"/>
          <w:color w:val="6A3E3E"/>
          <w:sz w:val="20"/>
          <w:szCs w:val="20"/>
          <w:u w:val="single"/>
        </w:rPr>
        <w:t>v</w:t>
      </w:r>
      <w:r w:rsidRPr="00346638">
        <w:rPr>
          <w:rFonts w:cstheme="minorHAnsi"/>
          <w:color w:val="000000"/>
          <w:sz w:val="20"/>
          <w:szCs w:val="20"/>
          <w:u w:val="single"/>
        </w:rPr>
        <w:t>)</w:t>
      </w:r>
      <w:r>
        <w:rPr>
          <w:rFonts w:cstheme="minorHAnsi"/>
          <w:color w:val="000000"/>
          <w:sz w:val="20"/>
          <w:szCs w:val="20"/>
          <w:u w:val="single"/>
        </w:rPr>
        <w:t xml:space="preserve"> </w:t>
      </w:r>
      <w:r w:rsidRPr="00346638">
        <w:rPr>
          <w:rFonts w:cstheme="minorHAnsi"/>
          <w:color w:val="000000"/>
          <w:sz w:val="20"/>
          <w:szCs w:val="20"/>
        </w:rPr>
        <w:t>{</w:t>
      </w:r>
      <w:r w:rsidR="00DE7CB5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b/>
          <w:bCs/>
          <w:color w:val="7F0055"/>
          <w:sz w:val="20"/>
          <w:szCs w:val="20"/>
        </w:rPr>
        <w:t>this</w:t>
      </w:r>
      <w:r w:rsidRPr="00346638">
        <w:rPr>
          <w:rFonts w:cstheme="minorHAnsi"/>
          <w:color w:val="000000"/>
          <w:sz w:val="20"/>
          <w:szCs w:val="20"/>
        </w:rPr>
        <w:t>(</w:t>
      </w:r>
      <w:proofErr w:type="spellStart"/>
      <w:r w:rsidRPr="00346638">
        <w:rPr>
          <w:rFonts w:cstheme="minorHAnsi"/>
          <w:color w:val="6A3E3E"/>
          <w:sz w:val="20"/>
          <w:szCs w:val="20"/>
        </w:rPr>
        <w:t>v</w:t>
      </w:r>
      <w:r w:rsidRPr="00346638">
        <w:rPr>
          <w:rFonts w:cstheme="minorHAnsi"/>
          <w:color w:val="000000"/>
          <w:sz w:val="20"/>
          <w:szCs w:val="20"/>
        </w:rPr>
        <w:t>,</w:t>
      </w:r>
      <w:r w:rsidRPr="00346638">
        <w:rPr>
          <w:rFonts w:cstheme="minorHAnsi"/>
          <w:b/>
          <w:bCs/>
          <w:color w:val="7F0055"/>
          <w:sz w:val="20"/>
          <w:szCs w:val="20"/>
        </w:rPr>
        <w:t>null</w:t>
      </w:r>
      <w:r w:rsidRPr="00346638">
        <w:rPr>
          <w:rFonts w:cstheme="minorHAnsi"/>
          <w:color w:val="000000"/>
          <w:sz w:val="20"/>
          <w:szCs w:val="20"/>
        </w:rPr>
        <w:t>,</w:t>
      </w:r>
      <w:r w:rsidRPr="00346638">
        <w:rPr>
          <w:rFonts w:cstheme="minorHAnsi"/>
          <w:b/>
          <w:bCs/>
          <w:color w:val="7F0055"/>
          <w:sz w:val="20"/>
          <w:szCs w:val="20"/>
        </w:rPr>
        <w:t>null</w:t>
      </w:r>
      <w:proofErr w:type="spellEnd"/>
      <w:r w:rsidRPr="00346638">
        <w:rPr>
          <w:rFonts w:cstheme="minorHAnsi"/>
          <w:color w:val="000000"/>
          <w:sz w:val="20"/>
          <w:szCs w:val="20"/>
        </w:rPr>
        <w:t>);</w:t>
      </w:r>
      <w:r w:rsidR="00DE7CB5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color w:val="000000"/>
          <w:sz w:val="20"/>
          <w:szCs w:val="20"/>
        </w:rPr>
        <w:t>}</w:t>
      </w:r>
    </w:p>
    <w:p w14:paraId="4F7A2EB6" w14:textId="77777777" w:rsidR="00DE7CB5" w:rsidRPr="00346638" w:rsidRDefault="00DE7CB5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692F3726" w14:textId="2910104D" w:rsidR="0079162B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public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 w:rsidRPr="00346638">
        <w:rPr>
          <w:rFonts w:cstheme="minorHAnsi"/>
          <w:color w:val="000000"/>
          <w:sz w:val="20"/>
          <w:szCs w:val="20"/>
        </w:rPr>
        <w:t>DoubleLinkedListElement</w:t>
      </w:r>
      <w:proofErr w:type="spellEnd"/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gramStart"/>
      <w:r w:rsidRPr="00346638">
        <w:rPr>
          <w:rFonts w:cstheme="minorHAnsi"/>
          <w:color w:val="000000"/>
          <w:sz w:val="20"/>
          <w:szCs w:val="20"/>
          <w:u w:val="single"/>
        </w:rPr>
        <w:t>previous(</w:t>
      </w:r>
      <w:proofErr w:type="gramEnd"/>
      <w:r w:rsidRPr="00346638">
        <w:rPr>
          <w:rFonts w:cstheme="minorHAnsi"/>
          <w:color w:val="000000"/>
          <w:sz w:val="20"/>
          <w:szCs w:val="20"/>
          <w:u w:val="single"/>
        </w:rPr>
        <w:t>)</w:t>
      </w:r>
      <w:r>
        <w:rPr>
          <w:rFonts w:cstheme="minorHAnsi"/>
          <w:color w:val="000000"/>
          <w:sz w:val="20"/>
          <w:szCs w:val="20"/>
          <w:u w:val="single"/>
        </w:rPr>
        <w:t xml:space="preserve"> </w:t>
      </w:r>
      <w:r w:rsidRPr="00346638">
        <w:rPr>
          <w:rFonts w:cstheme="minorHAnsi"/>
          <w:color w:val="000000"/>
          <w:sz w:val="20"/>
          <w:szCs w:val="20"/>
        </w:rPr>
        <w:t>{</w:t>
      </w:r>
      <w:r w:rsidR="00DE7CB5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b/>
          <w:bCs/>
          <w:color w:val="7F0055"/>
          <w:sz w:val="20"/>
          <w:szCs w:val="20"/>
        </w:rPr>
        <w:t>return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 w:rsidRPr="00346638">
        <w:rPr>
          <w:rFonts w:cstheme="minorHAnsi"/>
          <w:color w:val="0000C0"/>
          <w:sz w:val="20"/>
          <w:szCs w:val="20"/>
        </w:rPr>
        <w:t>previousElement</w:t>
      </w:r>
      <w:proofErr w:type="spellEnd"/>
      <w:r w:rsidRPr="00346638">
        <w:rPr>
          <w:rFonts w:cstheme="minorHAnsi"/>
          <w:color w:val="000000"/>
          <w:sz w:val="20"/>
          <w:szCs w:val="20"/>
        </w:rPr>
        <w:t>;</w:t>
      </w:r>
      <w:r w:rsidR="00DE7CB5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color w:val="000000"/>
          <w:sz w:val="20"/>
          <w:szCs w:val="20"/>
        </w:rPr>
        <w:t>}</w:t>
      </w:r>
    </w:p>
    <w:p w14:paraId="684E152A" w14:textId="77777777" w:rsidR="00DE7CB5" w:rsidRPr="00346638" w:rsidRDefault="00DE7CB5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7D5C227E" w14:textId="658C22B2" w:rsidR="0079162B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public</w:t>
      </w:r>
      <w:r w:rsidRPr="00346638">
        <w:rPr>
          <w:rFonts w:cstheme="minorHAnsi"/>
          <w:color w:val="000000"/>
          <w:sz w:val="20"/>
          <w:szCs w:val="20"/>
        </w:rPr>
        <w:t xml:space="preserve"> Object </w:t>
      </w:r>
      <w:proofErr w:type="gramStart"/>
      <w:r w:rsidRPr="00346638">
        <w:rPr>
          <w:rFonts w:cstheme="minorHAnsi"/>
          <w:color w:val="000000"/>
          <w:sz w:val="20"/>
          <w:szCs w:val="20"/>
        </w:rPr>
        <w:t>value(</w:t>
      </w:r>
      <w:proofErr w:type="gramEnd"/>
      <w:r w:rsidRPr="00346638">
        <w:rPr>
          <w:rFonts w:cstheme="minorHAnsi"/>
          <w:color w:val="000000"/>
          <w:sz w:val="20"/>
          <w:szCs w:val="20"/>
        </w:rPr>
        <w:t>)</w:t>
      </w:r>
      <w:r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color w:val="000000"/>
          <w:sz w:val="20"/>
          <w:szCs w:val="20"/>
        </w:rPr>
        <w:t>{</w:t>
      </w:r>
      <w:r w:rsidR="00DE7CB5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b/>
          <w:bCs/>
          <w:color w:val="7F0055"/>
          <w:sz w:val="20"/>
          <w:szCs w:val="20"/>
        </w:rPr>
        <w:t>return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color w:val="0000C0"/>
          <w:sz w:val="20"/>
          <w:szCs w:val="20"/>
        </w:rPr>
        <w:t>data</w:t>
      </w:r>
      <w:r w:rsidRPr="00346638">
        <w:rPr>
          <w:rFonts w:cstheme="minorHAnsi"/>
          <w:color w:val="000000"/>
          <w:sz w:val="20"/>
          <w:szCs w:val="20"/>
        </w:rPr>
        <w:t>;</w:t>
      </w:r>
      <w:r w:rsidR="00DE7CB5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color w:val="000000"/>
          <w:sz w:val="20"/>
          <w:szCs w:val="20"/>
        </w:rPr>
        <w:tab/>
        <w:t>}</w:t>
      </w:r>
    </w:p>
    <w:p w14:paraId="4C1BFF13" w14:textId="77777777" w:rsidR="00DE7CB5" w:rsidRPr="00346638" w:rsidRDefault="00DE7CB5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2D1E4450" w14:textId="2CE92A39" w:rsidR="0079162B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public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 w:rsidRPr="00346638">
        <w:rPr>
          <w:rFonts w:cstheme="minorHAnsi"/>
          <w:color w:val="000000"/>
          <w:sz w:val="20"/>
          <w:szCs w:val="20"/>
        </w:rPr>
        <w:t>DoubleLinkedListElement</w:t>
      </w:r>
      <w:proofErr w:type="spellEnd"/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gramStart"/>
      <w:r w:rsidRPr="00346638">
        <w:rPr>
          <w:rFonts w:cstheme="minorHAnsi"/>
          <w:color w:val="000000"/>
          <w:sz w:val="20"/>
          <w:szCs w:val="20"/>
        </w:rPr>
        <w:t>next(</w:t>
      </w:r>
      <w:proofErr w:type="gramEnd"/>
      <w:r w:rsidRPr="00346638">
        <w:rPr>
          <w:rFonts w:cstheme="minorHAnsi"/>
          <w:color w:val="000000"/>
          <w:sz w:val="20"/>
          <w:szCs w:val="20"/>
        </w:rPr>
        <w:t>)</w:t>
      </w:r>
      <w:r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color w:val="000000"/>
          <w:sz w:val="20"/>
          <w:szCs w:val="20"/>
        </w:rPr>
        <w:t>{</w:t>
      </w:r>
      <w:r w:rsidR="00DE7CB5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b/>
          <w:bCs/>
          <w:color w:val="7F0055"/>
          <w:sz w:val="20"/>
          <w:szCs w:val="20"/>
        </w:rPr>
        <w:t>return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 w:rsidRPr="00346638">
        <w:rPr>
          <w:rFonts w:cstheme="minorHAnsi"/>
          <w:color w:val="0000C0"/>
          <w:sz w:val="20"/>
          <w:szCs w:val="20"/>
        </w:rPr>
        <w:t>nextElement</w:t>
      </w:r>
      <w:proofErr w:type="spellEnd"/>
      <w:r w:rsidRPr="00346638">
        <w:rPr>
          <w:rFonts w:cstheme="minorHAnsi"/>
          <w:color w:val="000000"/>
          <w:sz w:val="20"/>
          <w:szCs w:val="20"/>
        </w:rPr>
        <w:t>;</w:t>
      </w:r>
      <w:r w:rsidR="00DE7CB5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color w:val="000000"/>
          <w:sz w:val="20"/>
          <w:szCs w:val="20"/>
        </w:rPr>
        <w:t>}</w:t>
      </w:r>
    </w:p>
    <w:p w14:paraId="08059CF5" w14:textId="77777777" w:rsidR="00DE7CB5" w:rsidRPr="00346638" w:rsidRDefault="00DE7CB5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11726CEB" w14:textId="1EF6C62B" w:rsidR="0079162B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r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public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b/>
          <w:bCs/>
          <w:color w:val="7F0055"/>
          <w:sz w:val="20"/>
          <w:szCs w:val="20"/>
        </w:rPr>
        <w:t>void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proofErr w:type="gramStart"/>
      <w:r w:rsidRPr="00346638">
        <w:rPr>
          <w:rFonts w:cstheme="minorHAnsi"/>
          <w:color w:val="000000"/>
          <w:sz w:val="20"/>
          <w:szCs w:val="20"/>
          <w:u w:val="single"/>
        </w:rPr>
        <w:t>setNext</w:t>
      </w:r>
      <w:proofErr w:type="spellEnd"/>
      <w:r w:rsidRPr="00346638">
        <w:rPr>
          <w:rFonts w:cstheme="minorHAnsi"/>
          <w:color w:val="000000"/>
          <w:sz w:val="20"/>
          <w:szCs w:val="20"/>
          <w:u w:val="single"/>
        </w:rPr>
        <w:t>(</w:t>
      </w:r>
      <w:proofErr w:type="spellStart"/>
      <w:proofErr w:type="gramEnd"/>
      <w:r w:rsidRPr="00346638">
        <w:rPr>
          <w:rFonts w:cstheme="minorHAnsi"/>
          <w:color w:val="000000"/>
          <w:sz w:val="20"/>
          <w:szCs w:val="20"/>
          <w:u w:val="single"/>
        </w:rPr>
        <w:t>DoubleLinkedListElement</w:t>
      </w:r>
      <w:proofErr w:type="spellEnd"/>
      <w:r w:rsidRPr="00346638">
        <w:rPr>
          <w:rFonts w:cstheme="minorHAnsi"/>
          <w:color w:val="000000"/>
          <w:sz w:val="20"/>
          <w:szCs w:val="20"/>
          <w:u w:val="single"/>
        </w:rPr>
        <w:t xml:space="preserve"> </w:t>
      </w:r>
      <w:r w:rsidRPr="00346638">
        <w:rPr>
          <w:rFonts w:cstheme="minorHAnsi"/>
          <w:color w:val="6A3E3E"/>
          <w:sz w:val="20"/>
          <w:szCs w:val="20"/>
          <w:u w:val="single"/>
        </w:rPr>
        <w:t>value</w:t>
      </w:r>
      <w:r w:rsidRPr="00346638">
        <w:rPr>
          <w:rFonts w:cstheme="minorHAnsi"/>
          <w:color w:val="000000"/>
          <w:sz w:val="20"/>
          <w:szCs w:val="20"/>
          <w:u w:val="single"/>
        </w:rPr>
        <w:t>)</w:t>
      </w:r>
      <w:r w:rsidR="001C28B4">
        <w:rPr>
          <w:rFonts w:cstheme="minorHAnsi"/>
          <w:color w:val="000000"/>
          <w:sz w:val="20"/>
          <w:szCs w:val="20"/>
          <w:u w:val="single"/>
        </w:rPr>
        <w:t xml:space="preserve"> </w:t>
      </w:r>
      <w:r w:rsidRPr="00346638">
        <w:rPr>
          <w:rFonts w:cstheme="minorHAnsi"/>
          <w:color w:val="000000"/>
          <w:sz w:val="20"/>
          <w:szCs w:val="20"/>
        </w:rPr>
        <w:tab/>
        <w:t>{</w:t>
      </w:r>
      <w:r w:rsidR="00DE7CB5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 w:rsidRPr="00346638">
        <w:rPr>
          <w:rFonts w:cstheme="minorHAnsi"/>
          <w:color w:val="0000C0"/>
          <w:sz w:val="20"/>
          <w:szCs w:val="20"/>
        </w:rPr>
        <w:t>nextElement</w:t>
      </w:r>
      <w:proofErr w:type="spellEnd"/>
      <w:r w:rsidRPr="00346638">
        <w:rPr>
          <w:rFonts w:cstheme="minorHAnsi"/>
          <w:color w:val="000000"/>
          <w:sz w:val="20"/>
          <w:szCs w:val="20"/>
        </w:rPr>
        <w:t xml:space="preserve"> = </w:t>
      </w:r>
      <w:r w:rsidRPr="00346638">
        <w:rPr>
          <w:rFonts w:cstheme="minorHAnsi"/>
          <w:color w:val="6A3E3E"/>
          <w:sz w:val="20"/>
          <w:szCs w:val="20"/>
        </w:rPr>
        <w:t>value</w:t>
      </w:r>
      <w:r w:rsidRPr="00346638">
        <w:rPr>
          <w:rFonts w:cstheme="minorHAnsi"/>
          <w:color w:val="000000"/>
          <w:sz w:val="20"/>
          <w:szCs w:val="20"/>
        </w:rPr>
        <w:t>;</w:t>
      </w:r>
      <w:r w:rsidR="00DE7CB5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color w:val="000000"/>
          <w:sz w:val="20"/>
          <w:szCs w:val="20"/>
        </w:rPr>
        <w:t>}</w:t>
      </w:r>
    </w:p>
    <w:p w14:paraId="7C1D2B39" w14:textId="77777777" w:rsidR="00DE7CB5" w:rsidRPr="00346638" w:rsidRDefault="00DE7CB5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6C7AA254" w14:textId="13696F02" w:rsidR="0079162B" w:rsidRPr="00346638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public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b/>
          <w:bCs/>
          <w:color w:val="7F0055"/>
          <w:sz w:val="20"/>
          <w:szCs w:val="20"/>
        </w:rPr>
        <w:t>void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proofErr w:type="gramStart"/>
      <w:r w:rsidRPr="00346638">
        <w:rPr>
          <w:rFonts w:cstheme="minorHAnsi"/>
          <w:color w:val="000000"/>
          <w:sz w:val="20"/>
          <w:szCs w:val="20"/>
          <w:u w:val="single"/>
        </w:rPr>
        <w:t>setPrevious</w:t>
      </w:r>
      <w:proofErr w:type="spellEnd"/>
      <w:r w:rsidRPr="00346638">
        <w:rPr>
          <w:rFonts w:cstheme="minorHAnsi"/>
          <w:color w:val="000000"/>
          <w:sz w:val="20"/>
          <w:szCs w:val="20"/>
          <w:u w:val="single"/>
        </w:rPr>
        <w:t>(</w:t>
      </w:r>
      <w:proofErr w:type="spellStart"/>
      <w:proofErr w:type="gramEnd"/>
      <w:r w:rsidRPr="00346638">
        <w:rPr>
          <w:rFonts w:cstheme="minorHAnsi"/>
          <w:color w:val="000000"/>
          <w:sz w:val="20"/>
          <w:szCs w:val="20"/>
          <w:u w:val="single"/>
        </w:rPr>
        <w:t>DoubleLinkedListElement</w:t>
      </w:r>
      <w:proofErr w:type="spellEnd"/>
      <w:r w:rsidRPr="00346638">
        <w:rPr>
          <w:rFonts w:cstheme="minorHAnsi"/>
          <w:color w:val="000000"/>
          <w:sz w:val="20"/>
          <w:szCs w:val="20"/>
          <w:u w:val="single"/>
        </w:rPr>
        <w:t xml:space="preserve"> </w:t>
      </w:r>
      <w:r w:rsidRPr="00346638">
        <w:rPr>
          <w:rFonts w:cstheme="minorHAnsi"/>
          <w:color w:val="6A3E3E"/>
          <w:sz w:val="20"/>
          <w:szCs w:val="20"/>
          <w:u w:val="single"/>
        </w:rPr>
        <w:t>value</w:t>
      </w:r>
      <w:r w:rsidRPr="00346638">
        <w:rPr>
          <w:rFonts w:cstheme="minorHAnsi"/>
          <w:color w:val="000000"/>
          <w:sz w:val="20"/>
          <w:szCs w:val="20"/>
          <w:u w:val="single"/>
        </w:rPr>
        <w:t>)</w:t>
      </w:r>
      <w:r w:rsidR="001C28B4">
        <w:rPr>
          <w:rFonts w:cstheme="minorHAnsi"/>
          <w:color w:val="000000"/>
          <w:sz w:val="20"/>
          <w:szCs w:val="20"/>
          <w:u w:val="single"/>
        </w:rPr>
        <w:t xml:space="preserve"> </w:t>
      </w:r>
      <w:r w:rsidRPr="00346638">
        <w:rPr>
          <w:rFonts w:cstheme="minorHAnsi"/>
          <w:color w:val="000000"/>
          <w:sz w:val="20"/>
          <w:szCs w:val="20"/>
        </w:rPr>
        <w:t>{</w:t>
      </w:r>
      <w:r w:rsidR="00DE7CB5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 w:rsidRPr="00346638">
        <w:rPr>
          <w:rFonts w:cstheme="minorHAnsi"/>
          <w:color w:val="0000C0"/>
          <w:sz w:val="20"/>
          <w:szCs w:val="20"/>
        </w:rPr>
        <w:t>previousElement</w:t>
      </w:r>
      <w:proofErr w:type="spellEnd"/>
      <w:r w:rsidRPr="00346638">
        <w:rPr>
          <w:rFonts w:cstheme="minorHAnsi"/>
          <w:color w:val="000000"/>
          <w:sz w:val="20"/>
          <w:szCs w:val="20"/>
        </w:rPr>
        <w:t xml:space="preserve"> = </w:t>
      </w:r>
      <w:r w:rsidRPr="00346638">
        <w:rPr>
          <w:rFonts w:cstheme="minorHAnsi"/>
          <w:color w:val="6A3E3E"/>
          <w:sz w:val="20"/>
          <w:szCs w:val="20"/>
        </w:rPr>
        <w:t>value</w:t>
      </w:r>
      <w:r w:rsidRPr="00346638">
        <w:rPr>
          <w:rFonts w:cstheme="minorHAnsi"/>
          <w:color w:val="000000"/>
          <w:sz w:val="20"/>
          <w:szCs w:val="20"/>
        </w:rPr>
        <w:t>;</w:t>
      </w:r>
      <w:r w:rsidR="00DE7CB5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color w:val="000000"/>
          <w:sz w:val="20"/>
          <w:szCs w:val="20"/>
        </w:rPr>
        <w:t>}</w:t>
      </w:r>
    </w:p>
    <w:p w14:paraId="37B26C73" w14:textId="77777777" w:rsidR="0079162B" w:rsidRPr="00346638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  <w:t>}</w:t>
      </w:r>
    </w:p>
    <w:p w14:paraId="71C71150" w14:textId="77777777" w:rsidR="0079162B" w:rsidRPr="00346638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private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b/>
          <w:bCs/>
          <w:color w:val="7F0055"/>
          <w:sz w:val="20"/>
          <w:szCs w:val="20"/>
        </w:rPr>
        <w:t>int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gramStart"/>
      <w:r w:rsidRPr="00346638">
        <w:rPr>
          <w:rFonts w:cstheme="minorHAnsi"/>
          <w:color w:val="0000C0"/>
          <w:sz w:val="20"/>
          <w:szCs w:val="20"/>
        </w:rPr>
        <w:t>count</w:t>
      </w:r>
      <w:r w:rsidRPr="00346638">
        <w:rPr>
          <w:rFonts w:cstheme="minorHAnsi"/>
          <w:color w:val="000000"/>
          <w:sz w:val="20"/>
          <w:szCs w:val="20"/>
        </w:rPr>
        <w:t>;</w:t>
      </w:r>
      <w:proofErr w:type="gramEnd"/>
    </w:p>
    <w:p w14:paraId="7CF0276A" w14:textId="77777777" w:rsidR="0079162B" w:rsidRPr="00346638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private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 w:rsidRPr="00346638">
        <w:rPr>
          <w:rFonts w:cstheme="minorHAnsi"/>
          <w:color w:val="000000"/>
          <w:sz w:val="20"/>
          <w:szCs w:val="20"/>
        </w:rPr>
        <w:t>DoubleLinkedListElement</w:t>
      </w:r>
      <w:proofErr w:type="spellEnd"/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gramStart"/>
      <w:r w:rsidRPr="00346638">
        <w:rPr>
          <w:rFonts w:cstheme="minorHAnsi"/>
          <w:color w:val="0000C0"/>
          <w:sz w:val="20"/>
          <w:szCs w:val="20"/>
        </w:rPr>
        <w:t>head</w:t>
      </w:r>
      <w:r w:rsidRPr="00346638">
        <w:rPr>
          <w:rFonts w:cstheme="minorHAnsi"/>
          <w:color w:val="000000"/>
          <w:sz w:val="20"/>
          <w:szCs w:val="20"/>
        </w:rPr>
        <w:t>;</w:t>
      </w:r>
      <w:proofErr w:type="gramEnd"/>
    </w:p>
    <w:p w14:paraId="2425095E" w14:textId="5E1A00C5" w:rsidR="0079162B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private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 w:rsidRPr="00346638">
        <w:rPr>
          <w:rFonts w:cstheme="minorHAnsi"/>
          <w:color w:val="000000"/>
          <w:sz w:val="20"/>
          <w:szCs w:val="20"/>
        </w:rPr>
        <w:t>DoubleLinkedListElement</w:t>
      </w:r>
      <w:proofErr w:type="spellEnd"/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gramStart"/>
      <w:r w:rsidRPr="00346638">
        <w:rPr>
          <w:rFonts w:cstheme="minorHAnsi"/>
          <w:color w:val="0000C0"/>
          <w:sz w:val="20"/>
          <w:szCs w:val="20"/>
        </w:rPr>
        <w:t>tail</w:t>
      </w:r>
      <w:r w:rsidRPr="00346638">
        <w:rPr>
          <w:rFonts w:cstheme="minorHAnsi"/>
          <w:color w:val="000000"/>
          <w:sz w:val="20"/>
          <w:szCs w:val="20"/>
        </w:rPr>
        <w:t>;</w:t>
      </w:r>
      <w:proofErr w:type="gramEnd"/>
    </w:p>
    <w:p w14:paraId="269C75BC" w14:textId="77777777" w:rsidR="00FB04C7" w:rsidRPr="00346638" w:rsidRDefault="00FB04C7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019AEE4A" w14:textId="55553E1E" w:rsidR="0079162B" w:rsidRPr="00346638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public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proofErr w:type="gramStart"/>
      <w:r w:rsidRPr="00346638">
        <w:rPr>
          <w:rFonts w:cstheme="minorHAnsi"/>
          <w:color w:val="000000"/>
          <w:sz w:val="20"/>
          <w:szCs w:val="20"/>
        </w:rPr>
        <w:t>DoubleLinkedList</w:t>
      </w:r>
      <w:proofErr w:type="spellEnd"/>
      <w:r w:rsidRPr="00346638">
        <w:rPr>
          <w:rFonts w:cstheme="minorHAnsi"/>
          <w:color w:val="000000"/>
          <w:sz w:val="20"/>
          <w:szCs w:val="20"/>
        </w:rPr>
        <w:t>(</w:t>
      </w:r>
      <w:proofErr w:type="gramEnd"/>
      <w:r w:rsidRPr="00346638">
        <w:rPr>
          <w:rFonts w:cstheme="minorHAnsi"/>
          <w:color w:val="000000"/>
          <w:sz w:val="20"/>
          <w:szCs w:val="20"/>
        </w:rPr>
        <w:t>)</w:t>
      </w:r>
      <w:r w:rsidRPr="00346638">
        <w:rPr>
          <w:rFonts w:cstheme="minorHAnsi"/>
          <w:color w:val="000000"/>
          <w:sz w:val="20"/>
          <w:szCs w:val="20"/>
        </w:rPr>
        <w:tab/>
        <w:t>{</w:t>
      </w:r>
    </w:p>
    <w:p w14:paraId="2FB43F16" w14:textId="77777777" w:rsidR="0079162B" w:rsidRPr="00346638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C0"/>
          <w:sz w:val="20"/>
          <w:szCs w:val="20"/>
        </w:rPr>
        <w:t>head</w:t>
      </w:r>
      <w:r w:rsidRPr="00346638">
        <w:rPr>
          <w:rFonts w:cstheme="minorHAnsi"/>
          <w:color w:val="000000"/>
          <w:sz w:val="20"/>
          <w:szCs w:val="20"/>
        </w:rPr>
        <w:t xml:space="preserve"> = </w:t>
      </w:r>
      <w:proofErr w:type="gramStart"/>
      <w:r w:rsidRPr="00346638">
        <w:rPr>
          <w:rFonts w:cstheme="minorHAnsi"/>
          <w:b/>
          <w:bCs/>
          <w:color w:val="7F0055"/>
          <w:sz w:val="20"/>
          <w:szCs w:val="20"/>
        </w:rPr>
        <w:t>null</w:t>
      </w:r>
      <w:r w:rsidRPr="00346638">
        <w:rPr>
          <w:rFonts w:cstheme="minorHAnsi"/>
          <w:color w:val="000000"/>
          <w:sz w:val="20"/>
          <w:szCs w:val="20"/>
        </w:rPr>
        <w:t>;</w:t>
      </w:r>
      <w:proofErr w:type="gramEnd"/>
    </w:p>
    <w:p w14:paraId="30E4FD4B" w14:textId="77777777" w:rsidR="0079162B" w:rsidRPr="00346638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C0"/>
          <w:sz w:val="20"/>
          <w:szCs w:val="20"/>
        </w:rPr>
        <w:t>tail</w:t>
      </w:r>
      <w:r w:rsidRPr="00346638">
        <w:rPr>
          <w:rFonts w:cstheme="minorHAnsi"/>
          <w:color w:val="000000"/>
          <w:sz w:val="20"/>
          <w:szCs w:val="20"/>
        </w:rPr>
        <w:t xml:space="preserve"> = </w:t>
      </w:r>
      <w:proofErr w:type="gramStart"/>
      <w:r w:rsidRPr="00346638">
        <w:rPr>
          <w:rFonts w:cstheme="minorHAnsi"/>
          <w:b/>
          <w:bCs/>
          <w:color w:val="7F0055"/>
          <w:sz w:val="20"/>
          <w:szCs w:val="20"/>
        </w:rPr>
        <w:t>null</w:t>
      </w:r>
      <w:r w:rsidRPr="00346638">
        <w:rPr>
          <w:rFonts w:cstheme="minorHAnsi"/>
          <w:color w:val="000000"/>
          <w:sz w:val="20"/>
          <w:szCs w:val="20"/>
        </w:rPr>
        <w:t>;</w:t>
      </w:r>
      <w:proofErr w:type="gramEnd"/>
    </w:p>
    <w:p w14:paraId="5BD60478" w14:textId="77777777" w:rsidR="0079162B" w:rsidRPr="00346638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C0"/>
          <w:sz w:val="20"/>
          <w:szCs w:val="20"/>
        </w:rPr>
        <w:t>count</w:t>
      </w:r>
      <w:r w:rsidRPr="00346638">
        <w:rPr>
          <w:rFonts w:cstheme="minorHAnsi"/>
          <w:color w:val="000000"/>
          <w:sz w:val="20"/>
          <w:szCs w:val="20"/>
        </w:rPr>
        <w:t xml:space="preserve"> = </w:t>
      </w:r>
      <w:proofErr w:type="gramStart"/>
      <w:r w:rsidRPr="00346638">
        <w:rPr>
          <w:rFonts w:cstheme="minorHAnsi"/>
          <w:color w:val="000000"/>
          <w:sz w:val="20"/>
          <w:szCs w:val="20"/>
        </w:rPr>
        <w:t>0;</w:t>
      </w:r>
      <w:proofErr w:type="gramEnd"/>
    </w:p>
    <w:p w14:paraId="3C764619" w14:textId="77777777" w:rsidR="0079162B" w:rsidRPr="00346638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  <w:t>}</w:t>
      </w:r>
    </w:p>
    <w:p w14:paraId="2D9A80F3" w14:textId="77777777" w:rsidR="00FB04C7" w:rsidRDefault="00FB04C7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</w:p>
    <w:p w14:paraId="3ACCFEDB" w14:textId="5B5D83EA" w:rsidR="0079162B" w:rsidRPr="00346638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public</w:t>
      </w:r>
      <w:r w:rsidRPr="00346638">
        <w:rPr>
          <w:rFonts w:cstheme="minorHAnsi"/>
          <w:color w:val="000000"/>
          <w:sz w:val="20"/>
          <w:szCs w:val="20"/>
        </w:rPr>
        <w:t xml:space="preserve"> Object </w:t>
      </w:r>
      <w:proofErr w:type="spellStart"/>
      <w:proofErr w:type="gramStart"/>
      <w:r w:rsidRPr="00346638">
        <w:rPr>
          <w:rFonts w:cstheme="minorHAnsi"/>
          <w:color w:val="000000"/>
          <w:sz w:val="20"/>
          <w:szCs w:val="20"/>
        </w:rPr>
        <w:t>getFirst</w:t>
      </w:r>
      <w:proofErr w:type="spellEnd"/>
      <w:r w:rsidRPr="00346638">
        <w:rPr>
          <w:rFonts w:cstheme="minorHAnsi"/>
          <w:color w:val="000000"/>
          <w:sz w:val="20"/>
          <w:szCs w:val="20"/>
        </w:rPr>
        <w:t>(</w:t>
      </w:r>
      <w:proofErr w:type="gramEnd"/>
      <w:r w:rsidRPr="00346638">
        <w:rPr>
          <w:rFonts w:cstheme="minorHAnsi"/>
          <w:color w:val="000000"/>
          <w:sz w:val="20"/>
          <w:szCs w:val="20"/>
        </w:rPr>
        <w:t>)</w:t>
      </w:r>
      <w:r w:rsidR="001C28B4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color w:val="000000"/>
          <w:sz w:val="20"/>
          <w:szCs w:val="20"/>
        </w:rPr>
        <w:t>{</w:t>
      </w:r>
      <w:r w:rsidR="00FB04C7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b/>
          <w:bCs/>
          <w:color w:val="7F0055"/>
          <w:sz w:val="20"/>
          <w:szCs w:val="20"/>
        </w:rPr>
        <w:t>return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 w:rsidRPr="00346638">
        <w:rPr>
          <w:rFonts w:cstheme="minorHAnsi"/>
          <w:color w:val="0000C0"/>
          <w:sz w:val="20"/>
          <w:szCs w:val="20"/>
        </w:rPr>
        <w:t>head</w:t>
      </w:r>
      <w:r w:rsidRPr="00346638">
        <w:rPr>
          <w:rFonts w:cstheme="minorHAnsi"/>
          <w:color w:val="000000"/>
          <w:sz w:val="20"/>
          <w:szCs w:val="20"/>
        </w:rPr>
        <w:t>.value</w:t>
      </w:r>
      <w:proofErr w:type="spellEnd"/>
      <w:r w:rsidRPr="00346638">
        <w:rPr>
          <w:rFonts w:cstheme="minorHAnsi"/>
          <w:color w:val="000000"/>
          <w:sz w:val="20"/>
          <w:szCs w:val="20"/>
        </w:rPr>
        <w:t>();</w:t>
      </w:r>
      <w:r w:rsidR="00FB04C7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color w:val="000000"/>
          <w:sz w:val="20"/>
          <w:szCs w:val="20"/>
        </w:rPr>
        <w:t>}</w:t>
      </w:r>
    </w:p>
    <w:p w14:paraId="289BBE91" w14:textId="77777777" w:rsidR="00FB04C7" w:rsidRDefault="00FB04C7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</w:p>
    <w:p w14:paraId="68AFE2DF" w14:textId="1B51B50F" w:rsidR="0079162B" w:rsidRPr="00346638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public</w:t>
      </w:r>
      <w:r w:rsidRPr="00346638">
        <w:rPr>
          <w:rFonts w:cstheme="minorHAnsi"/>
          <w:color w:val="000000"/>
          <w:sz w:val="20"/>
          <w:szCs w:val="20"/>
        </w:rPr>
        <w:t xml:space="preserve"> Object </w:t>
      </w:r>
      <w:proofErr w:type="spellStart"/>
      <w:proofErr w:type="gramStart"/>
      <w:r w:rsidRPr="00346638">
        <w:rPr>
          <w:rFonts w:cstheme="minorHAnsi"/>
          <w:color w:val="000000"/>
          <w:sz w:val="20"/>
          <w:szCs w:val="20"/>
        </w:rPr>
        <w:t>getLast</w:t>
      </w:r>
      <w:proofErr w:type="spellEnd"/>
      <w:r w:rsidRPr="00346638">
        <w:rPr>
          <w:rFonts w:cstheme="minorHAnsi"/>
          <w:color w:val="000000"/>
          <w:sz w:val="20"/>
          <w:szCs w:val="20"/>
        </w:rPr>
        <w:t>(</w:t>
      </w:r>
      <w:proofErr w:type="gramEnd"/>
      <w:r w:rsidRPr="00346638">
        <w:rPr>
          <w:rFonts w:cstheme="minorHAnsi"/>
          <w:color w:val="000000"/>
          <w:sz w:val="20"/>
          <w:szCs w:val="20"/>
        </w:rPr>
        <w:t>)</w:t>
      </w:r>
      <w:r w:rsidR="001C28B4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color w:val="000000"/>
          <w:sz w:val="20"/>
          <w:szCs w:val="20"/>
        </w:rPr>
        <w:t>{</w:t>
      </w:r>
      <w:r w:rsidR="00FB04C7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b/>
          <w:bCs/>
          <w:color w:val="7F0055"/>
          <w:sz w:val="20"/>
          <w:szCs w:val="20"/>
        </w:rPr>
        <w:t>return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 w:rsidRPr="00346638">
        <w:rPr>
          <w:rFonts w:cstheme="minorHAnsi"/>
          <w:color w:val="0000C0"/>
          <w:sz w:val="20"/>
          <w:szCs w:val="20"/>
        </w:rPr>
        <w:t>tail</w:t>
      </w:r>
      <w:r w:rsidRPr="00346638">
        <w:rPr>
          <w:rFonts w:cstheme="minorHAnsi"/>
          <w:color w:val="000000"/>
          <w:sz w:val="20"/>
          <w:szCs w:val="20"/>
        </w:rPr>
        <w:t>.value</w:t>
      </w:r>
      <w:proofErr w:type="spellEnd"/>
      <w:r w:rsidRPr="00346638">
        <w:rPr>
          <w:rFonts w:cstheme="minorHAnsi"/>
          <w:color w:val="000000"/>
          <w:sz w:val="20"/>
          <w:szCs w:val="20"/>
        </w:rPr>
        <w:t>();</w:t>
      </w:r>
      <w:r w:rsidR="00FB04C7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color w:val="000000"/>
          <w:sz w:val="20"/>
          <w:szCs w:val="20"/>
        </w:rPr>
        <w:t>}</w:t>
      </w:r>
    </w:p>
    <w:p w14:paraId="35CC876E" w14:textId="77777777" w:rsidR="00FB04C7" w:rsidRDefault="00FB04C7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</w:p>
    <w:p w14:paraId="71FC8B16" w14:textId="79EA8A67" w:rsidR="0079162B" w:rsidRPr="00346638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public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b/>
          <w:bCs/>
          <w:color w:val="7F0055"/>
          <w:sz w:val="20"/>
          <w:szCs w:val="20"/>
        </w:rPr>
        <w:t>int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gramStart"/>
      <w:r w:rsidRPr="00346638">
        <w:rPr>
          <w:rFonts w:cstheme="minorHAnsi"/>
          <w:color w:val="000000"/>
          <w:sz w:val="20"/>
          <w:szCs w:val="20"/>
        </w:rPr>
        <w:t>size(</w:t>
      </w:r>
      <w:proofErr w:type="gramEnd"/>
      <w:r w:rsidRPr="00346638">
        <w:rPr>
          <w:rFonts w:cstheme="minorHAnsi"/>
          <w:color w:val="000000"/>
          <w:sz w:val="20"/>
          <w:szCs w:val="20"/>
        </w:rPr>
        <w:t>)</w:t>
      </w:r>
      <w:r w:rsidR="001C28B4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color w:val="000000"/>
          <w:sz w:val="20"/>
          <w:szCs w:val="20"/>
        </w:rPr>
        <w:t>{</w:t>
      </w: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return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color w:val="0000C0"/>
          <w:sz w:val="20"/>
          <w:szCs w:val="20"/>
        </w:rPr>
        <w:t>count</w:t>
      </w:r>
      <w:r w:rsidRPr="00346638">
        <w:rPr>
          <w:rFonts w:cstheme="minorHAnsi"/>
          <w:color w:val="000000"/>
          <w:sz w:val="20"/>
          <w:szCs w:val="20"/>
        </w:rPr>
        <w:t>;</w:t>
      </w:r>
      <w:r w:rsidR="00FB04C7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color w:val="000000"/>
          <w:sz w:val="20"/>
          <w:szCs w:val="20"/>
        </w:rPr>
        <w:t>}</w:t>
      </w:r>
    </w:p>
    <w:p w14:paraId="57CC6FDF" w14:textId="77777777" w:rsidR="00DE7CB5" w:rsidRDefault="00DE7CB5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</w:p>
    <w:p w14:paraId="600D7D05" w14:textId="72984CEF" w:rsidR="0079162B" w:rsidRPr="00346638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public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b/>
          <w:bCs/>
          <w:color w:val="7F0055"/>
          <w:sz w:val="20"/>
          <w:szCs w:val="20"/>
        </w:rPr>
        <w:t>void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proofErr w:type="gramStart"/>
      <w:r w:rsidR="001C28B4">
        <w:rPr>
          <w:rFonts w:cstheme="minorHAnsi"/>
          <w:color w:val="000000"/>
          <w:sz w:val="20"/>
          <w:szCs w:val="20"/>
        </w:rPr>
        <w:t>a</w:t>
      </w:r>
      <w:r w:rsidRPr="00346638">
        <w:rPr>
          <w:rFonts w:cstheme="minorHAnsi"/>
          <w:color w:val="000000"/>
          <w:sz w:val="20"/>
          <w:szCs w:val="20"/>
        </w:rPr>
        <w:t>ddFirst</w:t>
      </w:r>
      <w:proofErr w:type="spellEnd"/>
      <w:r w:rsidRPr="00346638">
        <w:rPr>
          <w:rFonts w:cstheme="minorHAnsi"/>
          <w:color w:val="000000"/>
          <w:sz w:val="20"/>
          <w:szCs w:val="20"/>
        </w:rPr>
        <w:t>(</w:t>
      </w:r>
      <w:proofErr w:type="gramEnd"/>
      <w:r w:rsidRPr="00346638">
        <w:rPr>
          <w:rFonts w:cstheme="minorHAnsi"/>
          <w:color w:val="000000"/>
          <w:sz w:val="20"/>
          <w:szCs w:val="20"/>
        </w:rPr>
        <w:t xml:space="preserve">Object </w:t>
      </w:r>
      <w:r w:rsidRPr="00346638">
        <w:rPr>
          <w:rFonts w:cstheme="minorHAnsi"/>
          <w:color w:val="6A3E3E"/>
          <w:sz w:val="20"/>
          <w:szCs w:val="20"/>
        </w:rPr>
        <w:t>value</w:t>
      </w:r>
      <w:r w:rsidRPr="00346638">
        <w:rPr>
          <w:rFonts w:cstheme="minorHAnsi"/>
          <w:color w:val="000000"/>
          <w:sz w:val="20"/>
          <w:szCs w:val="20"/>
        </w:rPr>
        <w:t>)</w:t>
      </w:r>
      <w:r w:rsidR="001C28B4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color w:val="000000"/>
          <w:sz w:val="20"/>
          <w:szCs w:val="20"/>
        </w:rPr>
        <w:t>{</w:t>
      </w:r>
    </w:p>
    <w:p w14:paraId="00820ECC" w14:textId="77777777" w:rsidR="0079162B" w:rsidRPr="00346638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C0"/>
          <w:sz w:val="20"/>
          <w:szCs w:val="20"/>
        </w:rPr>
        <w:t>head</w:t>
      </w:r>
      <w:r w:rsidRPr="00346638">
        <w:rPr>
          <w:rFonts w:cstheme="minorHAnsi"/>
          <w:color w:val="000000"/>
          <w:sz w:val="20"/>
          <w:szCs w:val="20"/>
        </w:rPr>
        <w:t xml:space="preserve"> = </w:t>
      </w:r>
      <w:r w:rsidRPr="00346638">
        <w:rPr>
          <w:rFonts w:cstheme="minorHAnsi"/>
          <w:b/>
          <w:bCs/>
          <w:color w:val="7F0055"/>
          <w:sz w:val="20"/>
          <w:szCs w:val="20"/>
        </w:rPr>
        <w:t>new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 w:rsidRPr="00346638">
        <w:rPr>
          <w:rFonts w:cstheme="minorHAnsi"/>
          <w:color w:val="000000"/>
          <w:sz w:val="20"/>
          <w:szCs w:val="20"/>
        </w:rPr>
        <w:t>DoubleLinkedListElement</w:t>
      </w:r>
      <w:proofErr w:type="spellEnd"/>
      <w:r w:rsidRPr="00346638">
        <w:rPr>
          <w:rFonts w:cstheme="minorHAnsi"/>
          <w:color w:val="000000"/>
          <w:sz w:val="20"/>
          <w:szCs w:val="20"/>
        </w:rPr>
        <w:t>(</w:t>
      </w:r>
      <w:proofErr w:type="spellStart"/>
      <w:proofErr w:type="gramStart"/>
      <w:r w:rsidRPr="00346638">
        <w:rPr>
          <w:rFonts w:cstheme="minorHAnsi"/>
          <w:color w:val="6A3E3E"/>
          <w:sz w:val="20"/>
          <w:szCs w:val="20"/>
        </w:rPr>
        <w:t>value</w:t>
      </w:r>
      <w:r w:rsidRPr="00346638">
        <w:rPr>
          <w:rFonts w:cstheme="minorHAnsi"/>
          <w:color w:val="000000"/>
          <w:sz w:val="20"/>
          <w:szCs w:val="20"/>
        </w:rPr>
        <w:t>,</w:t>
      </w:r>
      <w:r w:rsidRPr="00346638">
        <w:rPr>
          <w:rFonts w:cstheme="minorHAnsi"/>
          <w:color w:val="0000C0"/>
          <w:sz w:val="20"/>
          <w:szCs w:val="20"/>
        </w:rPr>
        <w:t>head</w:t>
      </w:r>
      <w:proofErr w:type="gramEnd"/>
      <w:r w:rsidRPr="00346638">
        <w:rPr>
          <w:rFonts w:cstheme="minorHAnsi"/>
          <w:color w:val="000000"/>
          <w:sz w:val="20"/>
          <w:szCs w:val="20"/>
        </w:rPr>
        <w:t>,</w:t>
      </w:r>
      <w:r w:rsidRPr="00346638">
        <w:rPr>
          <w:rFonts w:cstheme="minorHAnsi"/>
          <w:b/>
          <w:bCs/>
          <w:color w:val="7F0055"/>
          <w:sz w:val="20"/>
          <w:szCs w:val="20"/>
        </w:rPr>
        <w:t>null</w:t>
      </w:r>
      <w:proofErr w:type="spellEnd"/>
      <w:r w:rsidRPr="00346638">
        <w:rPr>
          <w:rFonts w:cstheme="minorHAnsi"/>
          <w:color w:val="000000"/>
          <w:sz w:val="20"/>
          <w:szCs w:val="20"/>
        </w:rPr>
        <w:t>);</w:t>
      </w:r>
    </w:p>
    <w:p w14:paraId="187E63C1" w14:textId="77777777" w:rsidR="0079162B" w:rsidRPr="00346638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proofErr w:type="gramStart"/>
      <w:r w:rsidRPr="00346638">
        <w:rPr>
          <w:rFonts w:cstheme="minorHAnsi"/>
          <w:b/>
          <w:bCs/>
          <w:color w:val="7F0055"/>
          <w:sz w:val="20"/>
          <w:szCs w:val="20"/>
        </w:rPr>
        <w:t>if</w:t>
      </w:r>
      <w:r w:rsidRPr="00346638">
        <w:rPr>
          <w:rFonts w:cstheme="minorHAnsi"/>
          <w:color w:val="000000"/>
          <w:sz w:val="20"/>
          <w:szCs w:val="20"/>
        </w:rPr>
        <w:t>(</w:t>
      </w:r>
      <w:proofErr w:type="gramEnd"/>
      <w:r w:rsidRPr="00346638">
        <w:rPr>
          <w:rFonts w:cstheme="minorHAnsi"/>
          <w:color w:val="0000C0"/>
          <w:sz w:val="20"/>
          <w:szCs w:val="20"/>
        </w:rPr>
        <w:t>tail</w:t>
      </w:r>
      <w:r w:rsidRPr="00346638">
        <w:rPr>
          <w:rFonts w:cstheme="minorHAnsi"/>
          <w:color w:val="000000"/>
          <w:sz w:val="20"/>
          <w:szCs w:val="20"/>
        </w:rPr>
        <w:t xml:space="preserve"> == </w:t>
      </w:r>
      <w:r w:rsidRPr="00346638">
        <w:rPr>
          <w:rFonts w:cstheme="minorHAnsi"/>
          <w:b/>
          <w:bCs/>
          <w:color w:val="7F0055"/>
          <w:sz w:val="20"/>
          <w:szCs w:val="20"/>
        </w:rPr>
        <w:t>null</w:t>
      </w:r>
      <w:r w:rsidRPr="00346638">
        <w:rPr>
          <w:rFonts w:cstheme="minorHAnsi"/>
          <w:color w:val="000000"/>
          <w:sz w:val="20"/>
          <w:szCs w:val="20"/>
        </w:rPr>
        <w:t xml:space="preserve">) </w:t>
      </w:r>
      <w:r w:rsidRPr="00346638">
        <w:rPr>
          <w:rFonts w:cstheme="minorHAnsi"/>
          <w:color w:val="0000C0"/>
          <w:sz w:val="20"/>
          <w:szCs w:val="20"/>
        </w:rPr>
        <w:t>tail</w:t>
      </w:r>
      <w:r w:rsidRPr="00346638">
        <w:rPr>
          <w:rFonts w:cstheme="minorHAnsi"/>
          <w:color w:val="000000"/>
          <w:sz w:val="20"/>
          <w:szCs w:val="20"/>
        </w:rPr>
        <w:t xml:space="preserve"> = </w:t>
      </w:r>
      <w:r w:rsidRPr="00346638">
        <w:rPr>
          <w:rFonts w:cstheme="minorHAnsi"/>
          <w:color w:val="0000C0"/>
          <w:sz w:val="20"/>
          <w:szCs w:val="20"/>
        </w:rPr>
        <w:t>head</w:t>
      </w:r>
      <w:r w:rsidRPr="00346638">
        <w:rPr>
          <w:rFonts w:cstheme="minorHAnsi"/>
          <w:color w:val="000000"/>
          <w:sz w:val="20"/>
          <w:szCs w:val="20"/>
        </w:rPr>
        <w:t>;</w:t>
      </w:r>
    </w:p>
    <w:p w14:paraId="43C5AD12" w14:textId="77777777" w:rsidR="0079162B" w:rsidRPr="00346638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C0"/>
          <w:sz w:val="20"/>
          <w:szCs w:val="20"/>
        </w:rPr>
        <w:t>count</w:t>
      </w:r>
      <w:r w:rsidRPr="00346638">
        <w:rPr>
          <w:rFonts w:cstheme="minorHAnsi"/>
          <w:color w:val="000000"/>
          <w:sz w:val="20"/>
          <w:szCs w:val="20"/>
        </w:rPr>
        <w:t>+</w:t>
      </w:r>
      <w:proofErr w:type="gramStart"/>
      <w:r w:rsidRPr="00346638">
        <w:rPr>
          <w:rFonts w:cstheme="minorHAnsi"/>
          <w:color w:val="000000"/>
          <w:sz w:val="20"/>
          <w:szCs w:val="20"/>
        </w:rPr>
        <w:t>+;</w:t>
      </w:r>
      <w:proofErr w:type="gramEnd"/>
    </w:p>
    <w:p w14:paraId="118D553C" w14:textId="77777777" w:rsidR="0079162B" w:rsidRPr="00346638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  <w:t>}</w:t>
      </w:r>
    </w:p>
    <w:p w14:paraId="023645EF" w14:textId="25371190" w:rsidR="0079162B" w:rsidRPr="00346638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b/>
          <w:bCs/>
          <w:color w:val="7F0055"/>
          <w:sz w:val="20"/>
          <w:szCs w:val="20"/>
        </w:rPr>
        <w:t>public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b/>
          <w:bCs/>
          <w:color w:val="7F0055"/>
          <w:sz w:val="20"/>
          <w:szCs w:val="20"/>
        </w:rPr>
        <w:t>void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proofErr w:type="gramStart"/>
      <w:r w:rsidR="001C28B4">
        <w:rPr>
          <w:rFonts w:cstheme="minorHAnsi"/>
          <w:color w:val="000000"/>
          <w:sz w:val="20"/>
          <w:szCs w:val="20"/>
        </w:rPr>
        <w:t>a</w:t>
      </w:r>
      <w:r w:rsidRPr="00346638">
        <w:rPr>
          <w:rFonts w:cstheme="minorHAnsi"/>
          <w:color w:val="000000"/>
          <w:sz w:val="20"/>
          <w:szCs w:val="20"/>
        </w:rPr>
        <w:t>ddLast</w:t>
      </w:r>
      <w:proofErr w:type="spellEnd"/>
      <w:r w:rsidRPr="00346638">
        <w:rPr>
          <w:rFonts w:cstheme="minorHAnsi"/>
          <w:color w:val="000000"/>
          <w:sz w:val="20"/>
          <w:szCs w:val="20"/>
        </w:rPr>
        <w:t>(</w:t>
      </w:r>
      <w:proofErr w:type="gramEnd"/>
      <w:r w:rsidRPr="00346638">
        <w:rPr>
          <w:rFonts w:cstheme="minorHAnsi"/>
          <w:color w:val="000000"/>
          <w:sz w:val="20"/>
          <w:szCs w:val="20"/>
        </w:rPr>
        <w:t xml:space="preserve">Object </w:t>
      </w:r>
      <w:r w:rsidRPr="00346638">
        <w:rPr>
          <w:rFonts w:cstheme="minorHAnsi"/>
          <w:color w:val="6A3E3E"/>
          <w:sz w:val="20"/>
          <w:szCs w:val="20"/>
        </w:rPr>
        <w:t>value</w:t>
      </w:r>
      <w:r w:rsidRPr="00346638">
        <w:rPr>
          <w:rFonts w:cstheme="minorHAnsi"/>
          <w:color w:val="000000"/>
          <w:sz w:val="20"/>
          <w:szCs w:val="20"/>
        </w:rPr>
        <w:t>)</w:t>
      </w:r>
      <w:r w:rsidR="001C28B4">
        <w:rPr>
          <w:rFonts w:cstheme="minorHAnsi"/>
          <w:color w:val="000000"/>
          <w:sz w:val="20"/>
          <w:szCs w:val="20"/>
        </w:rPr>
        <w:t xml:space="preserve"> </w:t>
      </w:r>
      <w:r w:rsidRPr="00346638">
        <w:rPr>
          <w:rFonts w:cstheme="minorHAnsi"/>
          <w:color w:val="000000"/>
          <w:sz w:val="20"/>
          <w:szCs w:val="20"/>
        </w:rPr>
        <w:t>{</w:t>
      </w:r>
    </w:p>
    <w:p w14:paraId="772585A3" w14:textId="77777777" w:rsidR="0079162B" w:rsidRPr="00346638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C0"/>
          <w:sz w:val="20"/>
          <w:szCs w:val="20"/>
        </w:rPr>
        <w:t>tail</w:t>
      </w:r>
      <w:r w:rsidRPr="00346638">
        <w:rPr>
          <w:rFonts w:cstheme="minorHAnsi"/>
          <w:color w:val="000000"/>
          <w:sz w:val="20"/>
          <w:szCs w:val="20"/>
        </w:rPr>
        <w:t xml:space="preserve"> = </w:t>
      </w:r>
      <w:r w:rsidRPr="00346638">
        <w:rPr>
          <w:rFonts w:cstheme="minorHAnsi"/>
          <w:b/>
          <w:bCs/>
          <w:color w:val="7F0055"/>
          <w:sz w:val="20"/>
          <w:szCs w:val="20"/>
        </w:rPr>
        <w:t>new</w:t>
      </w:r>
      <w:r w:rsidRPr="00346638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 w:rsidRPr="00346638">
        <w:rPr>
          <w:rFonts w:cstheme="minorHAnsi"/>
          <w:color w:val="000000"/>
          <w:sz w:val="20"/>
          <w:szCs w:val="20"/>
        </w:rPr>
        <w:t>DoubleLinkedListElement</w:t>
      </w:r>
      <w:proofErr w:type="spellEnd"/>
      <w:r w:rsidRPr="00346638">
        <w:rPr>
          <w:rFonts w:cstheme="minorHAnsi"/>
          <w:color w:val="000000"/>
          <w:sz w:val="20"/>
          <w:szCs w:val="20"/>
        </w:rPr>
        <w:t>(</w:t>
      </w:r>
      <w:proofErr w:type="spellStart"/>
      <w:proofErr w:type="gramStart"/>
      <w:r w:rsidRPr="00346638">
        <w:rPr>
          <w:rFonts w:cstheme="minorHAnsi"/>
          <w:color w:val="6A3E3E"/>
          <w:sz w:val="20"/>
          <w:szCs w:val="20"/>
        </w:rPr>
        <w:t>value</w:t>
      </w:r>
      <w:r w:rsidRPr="00346638">
        <w:rPr>
          <w:rFonts w:cstheme="minorHAnsi"/>
          <w:color w:val="000000"/>
          <w:sz w:val="20"/>
          <w:szCs w:val="20"/>
        </w:rPr>
        <w:t>,</w:t>
      </w:r>
      <w:r w:rsidRPr="00346638">
        <w:rPr>
          <w:rFonts w:cstheme="minorHAnsi"/>
          <w:b/>
          <w:bCs/>
          <w:color w:val="7F0055"/>
          <w:sz w:val="20"/>
          <w:szCs w:val="20"/>
        </w:rPr>
        <w:t>null</w:t>
      </w:r>
      <w:proofErr w:type="gramEnd"/>
      <w:r w:rsidRPr="00346638">
        <w:rPr>
          <w:rFonts w:cstheme="minorHAnsi"/>
          <w:color w:val="000000"/>
          <w:sz w:val="20"/>
          <w:szCs w:val="20"/>
        </w:rPr>
        <w:t>,</w:t>
      </w:r>
      <w:r w:rsidRPr="00346638">
        <w:rPr>
          <w:rFonts w:cstheme="minorHAnsi"/>
          <w:color w:val="0000C0"/>
          <w:sz w:val="20"/>
          <w:szCs w:val="20"/>
        </w:rPr>
        <w:t>tail</w:t>
      </w:r>
      <w:proofErr w:type="spellEnd"/>
      <w:r w:rsidRPr="00346638">
        <w:rPr>
          <w:rFonts w:cstheme="minorHAnsi"/>
          <w:color w:val="000000"/>
          <w:sz w:val="20"/>
          <w:szCs w:val="20"/>
        </w:rPr>
        <w:t>);</w:t>
      </w:r>
    </w:p>
    <w:p w14:paraId="7584B7AC" w14:textId="77777777" w:rsidR="0079162B" w:rsidRPr="00346638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proofErr w:type="gramStart"/>
      <w:r w:rsidRPr="00346638">
        <w:rPr>
          <w:rFonts w:cstheme="minorHAnsi"/>
          <w:b/>
          <w:bCs/>
          <w:color w:val="7F0055"/>
          <w:sz w:val="20"/>
          <w:szCs w:val="20"/>
        </w:rPr>
        <w:t>if</w:t>
      </w:r>
      <w:r w:rsidRPr="00346638">
        <w:rPr>
          <w:rFonts w:cstheme="minorHAnsi"/>
          <w:color w:val="000000"/>
          <w:sz w:val="20"/>
          <w:szCs w:val="20"/>
        </w:rPr>
        <w:t>(</w:t>
      </w:r>
      <w:proofErr w:type="gramEnd"/>
      <w:r w:rsidRPr="00346638">
        <w:rPr>
          <w:rFonts w:cstheme="minorHAnsi"/>
          <w:color w:val="0000C0"/>
          <w:sz w:val="20"/>
          <w:szCs w:val="20"/>
        </w:rPr>
        <w:t>head</w:t>
      </w:r>
      <w:r w:rsidRPr="00346638">
        <w:rPr>
          <w:rFonts w:cstheme="minorHAnsi"/>
          <w:color w:val="000000"/>
          <w:sz w:val="20"/>
          <w:szCs w:val="20"/>
        </w:rPr>
        <w:t xml:space="preserve"> == </w:t>
      </w:r>
      <w:r w:rsidRPr="00346638">
        <w:rPr>
          <w:rFonts w:cstheme="minorHAnsi"/>
          <w:b/>
          <w:bCs/>
          <w:color w:val="7F0055"/>
          <w:sz w:val="20"/>
          <w:szCs w:val="20"/>
        </w:rPr>
        <w:t>null</w:t>
      </w:r>
      <w:r w:rsidRPr="00346638">
        <w:rPr>
          <w:rFonts w:cstheme="minorHAnsi"/>
          <w:color w:val="000000"/>
          <w:sz w:val="20"/>
          <w:szCs w:val="20"/>
        </w:rPr>
        <w:t xml:space="preserve">) </w:t>
      </w:r>
      <w:r w:rsidRPr="00346638">
        <w:rPr>
          <w:rFonts w:cstheme="minorHAnsi"/>
          <w:color w:val="0000C0"/>
          <w:sz w:val="20"/>
          <w:szCs w:val="20"/>
        </w:rPr>
        <w:t>head</w:t>
      </w:r>
      <w:r w:rsidRPr="00346638">
        <w:rPr>
          <w:rFonts w:cstheme="minorHAnsi"/>
          <w:color w:val="000000"/>
          <w:sz w:val="20"/>
          <w:szCs w:val="20"/>
        </w:rPr>
        <w:t xml:space="preserve"> = </w:t>
      </w:r>
      <w:r w:rsidRPr="00346638">
        <w:rPr>
          <w:rFonts w:cstheme="minorHAnsi"/>
          <w:color w:val="0000C0"/>
          <w:sz w:val="20"/>
          <w:szCs w:val="20"/>
        </w:rPr>
        <w:t>tail</w:t>
      </w:r>
      <w:r w:rsidRPr="00346638">
        <w:rPr>
          <w:rFonts w:cstheme="minorHAnsi"/>
          <w:color w:val="000000"/>
          <w:sz w:val="20"/>
          <w:szCs w:val="20"/>
        </w:rPr>
        <w:t>;</w:t>
      </w:r>
    </w:p>
    <w:p w14:paraId="7F87432F" w14:textId="77777777" w:rsidR="0079162B" w:rsidRPr="00346638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00"/>
          <w:sz w:val="20"/>
          <w:szCs w:val="20"/>
        </w:rPr>
        <w:tab/>
      </w:r>
      <w:r w:rsidRPr="00346638">
        <w:rPr>
          <w:rFonts w:cstheme="minorHAnsi"/>
          <w:color w:val="0000C0"/>
          <w:sz w:val="20"/>
          <w:szCs w:val="20"/>
        </w:rPr>
        <w:t>count</w:t>
      </w:r>
      <w:r w:rsidRPr="00346638">
        <w:rPr>
          <w:rFonts w:cstheme="minorHAnsi"/>
          <w:color w:val="000000"/>
          <w:sz w:val="20"/>
          <w:szCs w:val="20"/>
        </w:rPr>
        <w:t>+</w:t>
      </w:r>
      <w:proofErr w:type="gramStart"/>
      <w:r w:rsidRPr="00346638">
        <w:rPr>
          <w:rFonts w:cstheme="minorHAnsi"/>
          <w:color w:val="000000"/>
          <w:sz w:val="20"/>
          <w:szCs w:val="20"/>
        </w:rPr>
        <w:t>+;</w:t>
      </w:r>
      <w:proofErr w:type="gramEnd"/>
    </w:p>
    <w:p w14:paraId="03294C1A" w14:textId="77777777" w:rsidR="0079162B" w:rsidRPr="00346638" w:rsidRDefault="0079162B" w:rsidP="0079162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6638">
        <w:rPr>
          <w:rFonts w:cstheme="minorHAnsi"/>
          <w:color w:val="000000"/>
          <w:sz w:val="20"/>
          <w:szCs w:val="20"/>
        </w:rPr>
        <w:tab/>
        <w:t>}</w:t>
      </w:r>
    </w:p>
    <w:p w14:paraId="46E82995" w14:textId="47A1F29F" w:rsidR="0022005E" w:rsidRPr="00346638" w:rsidRDefault="0079162B" w:rsidP="003C0B59">
      <w:pPr>
        <w:spacing w:after="0" w:line="240" w:lineRule="auto"/>
        <w:rPr>
          <w:rFonts w:eastAsiaTheme="majorEastAsia" w:cstheme="minorHAnsi"/>
          <w:b/>
          <w:bCs/>
          <w:color w:val="4F81BD" w:themeColor="accent1"/>
          <w:sz w:val="26"/>
          <w:szCs w:val="26"/>
        </w:rPr>
      </w:pPr>
      <w:r w:rsidRPr="00346638">
        <w:rPr>
          <w:rFonts w:eastAsiaTheme="majorEastAsia" w:cstheme="minorHAnsi"/>
          <w:bCs/>
          <w:color w:val="000000"/>
          <w:sz w:val="20"/>
          <w:szCs w:val="20"/>
        </w:rPr>
        <w:t>}</w:t>
      </w:r>
    </w:p>
    <w:sectPr w:rsidR="0022005E" w:rsidRPr="00346638" w:rsidSect="004A7039">
      <w:headerReference w:type="even" r:id="rId20"/>
      <w:headerReference w:type="default" r:id="rId21"/>
      <w:footerReference w:type="even" r:id="rId22"/>
      <w:footerReference w:type="default" r:id="rId23"/>
      <w:pgSz w:w="12240" w:h="15840"/>
      <w:pgMar w:top="720" w:right="720" w:bottom="720" w:left="720" w:header="0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1" w:author="Lubos Omelina (UNIV VUB)" w:date="2021-01-15T15:21:00Z" w:initials="LO(V">
    <w:p w14:paraId="6439C19C" w14:textId="5BAAC9F0" w:rsidR="00B84AC3" w:rsidRDefault="00B84AC3">
      <w:pPr>
        <w:pStyle w:val="CommentText"/>
      </w:pPr>
      <w:r>
        <w:rPr>
          <w:rStyle w:val="CommentReference"/>
        </w:rPr>
        <w:annotationRef/>
      </w:r>
      <w:r>
        <w:t xml:space="preserve">This is an old question Left here for </w:t>
      </w:r>
      <w:proofErr w:type="gramStart"/>
      <w:r>
        <w:t>inspiration</w:t>
      </w:r>
      <w:proofErr w:type="gramEnd"/>
    </w:p>
  </w:comment>
  <w:comment w:id="33" w:author="Kostkova, Katarina" w:date="2021-01-17T23:05:00Z" w:initials="KK">
    <w:p w14:paraId="044EDBAC" w14:textId="634E3ED3" w:rsidR="52E1C3E5" w:rsidRDefault="52E1C3E5">
      <w:pPr>
        <w:pStyle w:val="CommentText"/>
      </w:pPr>
      <w:r>
        <w:t>are we going to include the search method with recursion in the provided code?</w:t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</w:p>
  </w:comment>
  <w:comment w:id="41" w:author="Kostkova, Katarina" w:date="2021-01-17T23:13:00Z" w:initials="KK">
    <w:p w14:paraId="64BFD5D1" w14:textId="7B7B935F" w:rsidR="52E1C3E5" w:rsidRDefault="52E1C3E5">
      <w:pPr>
        <w:pStyle w:val="CommentText"/>
      </w:pPr>
      <w:r>
        <w:t xml:space="preserve">a method which returns shortest paths ... </w:t>
      </w:r>
      <w:proofErr w:type="gramStart"/>
      <w:r>
        <w:t>e.g.</w:t>
      </w:r>
      <w:proofErr w:type="gramEnd"/>
      <w:r>
        <w:t xml:space="preserve"> bellman-ford should be provided...I think none of those was explained in detail in the lecture, and it is not really the goal of the questions, to write such method...</w:t>
      </w:r>
      <w:r>
        <w:rPr>
          <w:rStyle w:val="CommentReference"/>
        </w:rPr>
        <w:annotationRef/>
      </w:r>
    </w:p>
  </w:comment>
  <w:comment w:id="42" w:author="Kostkova, Katarina" w:date="2021-01-17T23:14:00Z" w:initials="KK">
    <w:p w14:paraId="6E1407BF" w14:textId="06494E66" w:rsidR="52E1C3E5" w:rsidRDefault="52E1C3E5">
      <w:pPr>
        <w:pStyle w:val="CommentText"/>
      </w:pPr>
      <w:r>
        <w:t>Maybe this Q4 is too difficult :)</w:t>
      </w:r>
      <w:r>
        <w:rPr>
          <w:rStyle w:val="CommentReference"/>
        </w:rPr>
        <w:annotationRef/>
      </w:r>
    </w:p>
  </w:comment>
  <w:comment w:id="43" w:author="Lubos Omelina (UNIV VUB)" w:date="2021-01-15T15:22:00Z" w:initials="LO(V">
    <w:p w14:paraId="79ED3843" w14:textId="1289CE54" w:rsidR="00B84AC3" w:rsidRDefault="00B84AC3">
      <w:pPr>
        <w:pStyle w:val="CommentText"/>
      </w:pPr>
      <w:r>
        <w:rPr>
          <w:rStyle w:val="CommentReference"/>
        </w:rPr>
        <w:annotationRef/>
      </w:r>
      <w:r>
        <w:t xml:space="preserve">This is an old question. It’s left here for </w:t>
      </w:r>
      <w:proofErr w:type="gramStart"/>
      <w:r>
        <w:t>inspiration</w:t>
      </w:r>
      <w:proofErr w:type="gram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6439C19C" w15:done="0"/>
  <w15:commentEx w15:paraId="044EDBAC" w15:done="0"/>
  <w15:commentEx w15:paraId="64BFD5D1" w15:done="0"/>
  <w15:commentEx w15:paraId="6E1407BF" w15:done="0"/>
  <w15:commentEx w15:paraId="79ED384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AC316E" w16cex:dateUtc="2021-01-15T14:21:00Z"/>
  <w16cex:commentExtensible w16cex:durableId="0E8EA267" w16cex:dateUtc="2021-01-17T22:05:00Z"/>
  <w16cex:commentExtensible w16cex:durableId="30173BA9" w16cex:dateUtc="2021-01-17T22:13:00Z"/>
  <w16cex:commentExtensible w16cex:durableId="5AE82C57" w16cex:dateUtc="2021-01-17T22:14:00Z"/>
  <w16cex:commentExtensible w16cex:durableId="23AC31A9" w16cex:dateUtc="2021-01-15T14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6439C19C" w16cid:durableId="23AC316E"/>
  <w16cid:commentId w16cid:paraId="044EDBAC" w16cid:durableId="0E8EA267"/>
  <w16cid:commentId w16cid:paraId="64BFD5D1" w16cid:durableId="30173BA9"/>
  <w16cid:commentId w16cid:paraId="6E1407BF" w16cid:durableId="5AE82C57"/>
  <w16cid:commentId w16cid:paraId="79ED3843" w16cid:durableId="23AC31A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DA3B9F" w14:textId="77777777" w:rsidR="006C4021" w:rsidRDefault="006C4021" w:rsidP="002B1A17">
      <w:pPr>
        <w:spacing w:after="0" w:line="240" w:lineRule="auto"/>
      </w:pPr>
      <w:r>
        <w:separator/>
      </w:r>
    </w:p>
  </w:endnote>
  <w:endnote w:type="continuationSeparator" w:id="0">
    <w:p w14:paraId="741A9C7A" w14:textId="77777777" w:rsidR="006C4021" w:rsidRDefault="006C4021" w:rsidP="002B1A17">
      <w:pPr>
        <w:spacing w:after="0" w:line="240" w:lineRule="auto"/>
      </w:pPr>
      <w:r>
        <w:continuationSeparator/>
      </w:r>
    </w:p>
  </w:endnote>
  <w:endnote w:type="continuationNotice" w:id="1">
    <w:p w14:paraId="4C4FC9A6" w14:textId="77777777" w:rsidR="006C4021" w:rsidRDefault="006C402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aco">
    <w:altName w:val="Calibri"/>
    <w:charset w:val="00"/>
    <w:family w:val="auto"/>
    <w:pitch w:val="variable"/>
    <w:sig w:usb0="A00002FF" w:usb1="500039FB" w:usb2="00000000" w:usb3="00000000" w:csb0="000001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13AB4703" w14:paraId="72D99703" w14:textId="77777777" w:rsidTr="13AB4703">
      <w:tc>
        <w:tcPr>
          <w:tcW w:w="3600" w:type="dxa"/>
        </w:tcPr>
        <w:p w14:paraId="32638D9F" w14:textId="3EFF8963" w:rsidR="13AB4703" w:rsidRDefault="13AB4703" w:rsidP="13AB4703">
          <w:pPr>
            <w:pStyle w:val="Header"/>
            <w:ind w:left="-115"/>
          </w:pPr>
        </w:p>
      </w:tc>
      <w:tc>
        <w:tcPr>
          <w:tcW w:w="3600" w:type="dxa"/>
        </w:tcPr>
        <w:p w14:paraId="0E82298B" w14:textId="0C1347E6" w:rsidR="13AB4703" w:rsidRDefault="13AB4703" w:rsidP="13AB4703">
          <w:pPr>
            <w:pStyle w:val="Header"/>
            <w:jc w:val="center"/>
          </w:pPr>
        </w:p>
      </w:tc>
      <w:tc>
        <w:tcPr>
          <w:tcW w:w="3600" w:type="dxa"/>
        </w:tcPr>
        <w:p w14:paraId="3A4FC13A" w14:textId="3F65BB4F" w:rsidR="13AB4703" w:rsidRDefault="13AB4703" w:rsidP="13AB4703">
          <w:pPr>
            <w:pStyle w:val="Header"/>
            <w:ind w:right="-115"/>
            <w:jc w:val="right"/>
          </w:pPr>
        </w:p>
      </w:tc>
    </w:tr>
  </w:tbl>
  <w:p w14:paraId="6D846474" w14:textId="513FFFD8" w:rsidR="00CE308E" w:rsidRDefault="00CE30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13AB4703" w14:paraId="630A7AEF" w14:textId="77777777" w:rsidTr="13AB4703">
      <w:tc>
        <w:tcPr>
          <w:tcW w:w="3600" w:type="dxa"/>
        </w:tcPr>
        <w:p w14:paraId="37B2F0D3" w14:textId="4CDF5E00" w:rsidR="13AB4703" w:rsidRDefault="13AB4703" w:rsidP="13AB4703">
          <w:pPr>
            <w:pStyle w:val="Header"/>
            <w:ind w:left="-115"/>
          </w:pPr>
        </w:p>
      </w:tc>
      <w:tc>
        <w:tcPr>
          <w:tcW w:w="3600" w:type="dxa"/>
        </w:tcPr>
        <w:p w14:paraId="52CE3560" w14:textId="1ACD29A2" w:rsidR="13AB4703" w:rsidRDefault="13AB4703" w:rsidP="13AB4703">
          <w:pPr>
            <w:pStyle w:val="Header"/>
            <w:jc w:val="center"/>
          </w:pPr>
        </w:p>
      </w:tc>
      <w:tc>
        <w:tcPr>
          <w:tcW w:w="3600" w:type="dxa"/>
        </w:tcPr>
        <w:p w14:paraId="0BCEECA7" w14:textId="5803CC4F" w:rsidR="13AB4703" w:rsidRDefault="13AB4703" w:rsidP="13AB4703">
          <w:pPr>
            <w:pStyle w:val="Header"/>
            <w:ind w:right="-115"/>
            <w:jc w:val="right"/>
          </w:pPr>
        </w:p>
      </w:tc>
    </w:tr>
  </w:tbl>
  <w:p w14:paraId="767C6A8A" w14:textId="49B80A9A" w:rsidR="00CE308E" w:rsidRDefault="00CE30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13AB4703" w14:paraId="532AC89E" w14:textId="77777777" w:rsidTr="13AB4703">
      <w:tc>
        <w:tcPr>
          <w:tcW w:w="3600" w:type="dxa"/>
        </w:tcPr>
        <w:p w14:paraId="761AB903" w14:textId="5BF37F54" w:rsidR="13AB4703" w:rsidRDefault="13AB4703" w:rsidP="13AB4703">
          <w:pPr>
            <w:pStyle w:val="Header"/>
            <w:ind w:left="-115"/>
          </w:pPr>
        </w:p>
      </w:tc>
      <w:tc>
        <w:tcPr>
          <w:tcW w:w="3600" w:type="dxa"/>
        </w:tcPr>
        <w:p w14:paraId="34FA3442" w14:textId="725A1A0C" w:rsidR="13AB4703" w:rsidRDefault="13AB4703" w:rsidP="13AB4703">
          <w:pPr>
            <w:pStyle w:val="Header"/>
            <w:jc w:val="center"/>
          </w:pPr>
        </w:p>
      </w:tc>
      <w:tc>
        <w:tcPr>
          <w:tcW w:w="3600" w:type="dxa"/>
        </w:tcPr>
        <w:p w14:paraId="256DCBF2" w14:textId="6FF9A4FC" w:rsidR="13AB4703" w:rsidRDefault="13AB4703" w:rsidP="13AB4703">
          <w:pPr>
            <w:pStyle w:val="Header"/>
            <w:ind w:right="-115"/>
            <w:jc w:val="right"/>
          </w:pPr>
        </w:p>
      </w:tc>
    </w:tr>
  </w:tbl>
  <w:p w14:paraId="6336A57E" w14:textId="1777D838" w:rsidR="00CE308E" w:rsidRDefault="00CE308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13AB4703" w14:paraId="471856EA" w14:textId="77777777" w:rsidTr="13AB4703">
      <w:tc>
        <w:tcPr>
          <w:tcW w:w="3600" w:type="dxa"/>
        </w:tcPr>
        <w:p w14:paraId="26FE0D31" w14:textId="6BFD4C1E" w:rsidR="13AB4703" w:rsidRDefault="13AB4703" w:rsidP="13AB4703">
          <w:pPr>
            <w:pStyle w:val="Header"/>
            <w:ind w:left="-115"/>
          </w:pPr>
        </w:p>
      </w:tc>
      <w:tc>
        <w:tcPr>
          <w:tcW w:w="3600" w:type="dxa"/>
        </w:tcPr>
        <w:p w14:paraId="0EF5D78E" w14:textId="267F09AE" w:rsidR="13AB4703" w:rsidRDefault="13AB4703" w:rsidP="13AB4703">
          <w:pPr>
            <w:pStyle w:val="Header"/>
            <w:jc w:val="center"/>
          </w:pPr>
        </w:p>
      </w:tc>
      <w:tc>
        <w:tcPr>
          <w:tcW w:w="3600" w:type="dxa"/>
        </w:tcPr>
        <w:p w14:paraId="1D94A247" w14:textId="04008623" w:rsidR="13AB4703" w:rsidRDefault="13AB4703" w:rsidP="13AB4703">
          <w:pPr>
            <w:pStyle w:val="Header"/>
            <w:ind w:right="-115"/>
            <w:jc w:val="right"/>
          </w:pPr>
        </w:p>
      </w:tc>
    </w:tr>
  </w:tbl>
  <w:p w14:paraId="31C95998" w14:textId="7339FBD5" w:rsidR="00CE308E" w:rsidRDefault="00CE30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5018AC" w14:textId="77777777" w:rsidR="006C4021" w:rsidRDefault="006C4021" w:rsidP="002B1A17">
      <w:pPr>
        <w:spacing w:after="0" w:line="240" w:lineRule="auto"/>
      </w:pPr>
      <w:r>
        <w:separator/>
      </w:r>
    </w:p>
  </w:footnote>
  <w:footnote w:type="continuationSeparator" w:id="0">
    <w:p w14:paraId="5C8FAB07" w14:textId="77777777" w:rsidR="006C4021" w:rsidRDefault="006C4021" w:rsidP="002B1A17">
      <w:pPr>
        <w:spacing w:after="0" w:line="240" w:lineRule="auto"/>
      </w:pPr>
      <w:r>
        <w:continuationSeparator/>
      </w:r>
    </w:p>
  </w:footnote>
  <w:footnote w:type="continuationNotice" w:id="1">
    <w:p w14:paraId="54665A9B" w14:textId="77777777" w:rsidR="006C4021" w:rsidRDefault="006C402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13AB4703" w14:paraId="26C63799" w14:textId="77777777" w:rsidTr="13AB4703">
      <w:tc>
        <w:tcPr>
          <w:tcW w:w="3600" w:type="dxa"/>
        </w:tcPr>
        <w:p w14:paraId="4212D0A2" w14:textId="48F061AC" w:rsidR="13AB4703" w:rsidRDefault="13AB4703" w:rsidP="13AB4703">
          <w:pPr>
            <w:pStyle w:val="Header"/>
            <w:ind w:left="-115"/>
          </w:pPr>
        </w:p>
      </w:tc>
      <w:tc>
        <w:tcPr>
          <w:tcW w:w="3600" w:type="dxa"/>
        </w:tcPr>
        <w:p w14:paraId="3E078DBE" w14:textId="4927CF15" w:rsidR="13AB4703" w:rsidRDefault="13AB4703" w:rsidP="13AB4703">
          <w:pPr>
            <w:pStyle w:val="Header"/>
            <w:jc w:val="center"/>
          </w:pPr>
        </w:p>
      </w:tc>
      <w:tc>
        <w:tcPr>
          <w:tcW w:w="3600" w:type="dxa"/>
        </w:tcPr>
        <w:p w14:paraId="6CC16887" w14:textId="05106DE2" w:rsidR="13AB4703" w:rsidRDefault="13AB4703" w:rsidP="13AB4703">
          <w:pPr>
            <w:pStyle w:val="Header"/>
            <w:ind w:right="-115"/>
            <w:jc w:val="right"/>
          </w:pPr>
        </w:p>
      </w:tc>
    </w:tr>
  </w:tbl>
  <w:p w14:paraId="278010DC" w14:textId="63159FA0" w:rsidR="00CE308E" w:rsidRDefault="00CE30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838EEC" w14:textId="0A4A55AE" w:rsidR="00160AD9" w:rsidRPr="004A7039" w:rsidRDefault="00160AD9" w:rsidP="00160AD9">
    <w:pPr>
      <w:pStyle w:val="Heading1"/>
      <w:jc w:val="both"/>
      <w:rPr>
        <w:sz w:val="22"/>
        <w:szCs w:val="22"/>
      </w:rPr>
    </w:pPr>
    <w:r w:rsidRPr="004A7039">
      <w:rPr>
        <w:sz w:val="22"/>
        <w:szCs w:val="22"/>
      </w:rPr>
      <w:t>Exam Algorithms and Data Structures 2</w:t>
    </w:r>
    <w:r w:rsidR="00346638">
      <w:rPr>
        <w:sz w:val="22"/>
        <w:szCs w:val="22"/>
      </w:rPr>
      <w:t>5</w:t>
    </w:r>
    <w:r w:rsidRPr="004A7039">
      <w:rPr>
        <w:sz w:val="22"/>
        <w:szCs w:val="22"/>
      </w:rPr>
      <w:t>/0</w:t>
    </w:r>
    <w:r w:rsidR="00D35250">
      <w:rPr>
        <w:sz w:val="22"/>
        <w:szCs w:val="22"/>
      </w:rPr>
      <w:t>1</w:t>
    </w:r>
    <w:r w:rsidRPr="004A7039">
      <w:rPr>
        <w:sz w:val="22"/>
        <w:szCs w:val="22"/>
      </w:rPr>
      <w:t>/20</w:t>
    </w:r>
    <w:r w:rsidR="003C7634">
      <w:rPr>
        <w:sz w:val="22"/>
        <w:szCs w:val="22"/>
      </w:rPr>
      <w:t>2</w:t>
    </w:r>
    <w:r w:rsidR="00346638">
      <w:rPr>
        <w:sz w:val="22"/>
        <w:szCs w:val="22"/>
      </w:rPr>
      <w:t>1</w:t>
    </w:r>
    <w:r w:rsidRPr="004A7039">
      <w:rPr>
        <w:sz w:val="22"/>
        <w:szCs w:val="22"/>
      </w:rPr>
      <w:t>, 09.00 - 12.00</w:t>
    </w:r>
    <w:r w:rsidR="00E84090">
      <w:rPr>
        <w:sz w:val="22"/>
        <w:szCs w:val="22"/>
      </w:rPr>
      <w:t>,</w:t>
    </w:r>
    <w:r w:rsidR="005153F8">
      <w:rPr>
        <w:sz w:val="22"/>
        <w:szCs w:val="22"/>
      </w:rPr>
      <w:tab/>
      <w:t>Name:</w:t>
    </w:r>
  </w:p>
  <w:p w14:paraId="5601CA65" w14:textId="167CC3F9" w:rsidR="00912EE7" w:rsidRDefault="00160AD9" w:rsidP="004A7039">
    <w:pPr>
      <w:jc w:val="both"/>
    </w:pPr>
    <w:r w:rsidRPr="004A7039">
      <w:rPr>
        <w:rFonts w:ascii="Arial" w:eastAsia="Arial" w:hAnsi="Arial" w:cs="Arial"/>
        <w:i/>
        <w:iCs/>
        <w:sz w:val="20"/>
        <w:szCs w:val="20"/>
      </w:rPr>
      <w:t>You cannot use any material you bring yourself, but all relevant code is provided. Please do not forget to write your name on every sheet of paper</w:t>
    </w:r>
    <w:r w:rsidRPr="004A7039">
      <w:rPr>
        <w:rFonts w:ascii="Arial" w:eastAsia="Arial" w:hAnsi="Arial" w:cs="Arial"/>
        <w:sz w:val="24"/>
        <w:szCs w:val="24"/>
      </w:rP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13AB4703" w14:paraId="1049BB87" w14:textId="77777777" w:rsidTr="13AB4703">
      <w:tc>
        <w:tcPr>
          <w:tcW w:w="3600" w:type="dxa"/>
        </w:tcPr>
        <w:p w14:paraId="57538E2C" w14:textId="096D6DEB" w:rsidR="13AB4703" w:rsidRDefault="13AB4703" w:rsidP="13AB4703">
          <w:pPr>
            <w:pStyle w:val="Header"/>
            <w:ind w:left="-115"/>
          </w:pPr>
        </w:p>
      </w:tc>
      <w:tc>
        <w:tcPr>
          <w:tcW w:w="3600" w:type="dxa"/>
        </w:tcPr>
        <w:p w14:paraId="698C2A2F" w14:textId="0131C767" w:rsidR="13AB4703" w:rsidRDefault="13AB4703" w:rsidP="13AB4703">
          <w:pPr>
            <w:pStyle w:val="Header"/>
            <w:jc w:val="center"/>
          </w:pPr>
        </w:p>
      </w:tc>
      <w:tc>
        <w:tcPr>
          <w:tcW w:w="3600" w:type="dxa"/>
        </w:tcPr>
        <w:p w14:paraId="4D216CFD" w14:textId="1C225EB7" w:rsidR="13AB4703" w:rsidRDefault="13AB4703" w:rsidP="13AB4703">
          <w:pPr>
            <w:pStyle w:val="Header"/>
            <w:ind w:right="-115"/>
            <w:jc w:val="right"/>
          </w:pPr>
        </w:p>
      </w:tc>
    </w:tr>
  </w:tbl>
  <w:p w14:paraId="4BAEC988" w14:textId="50B4923F" w:rsidR="00CE308E" w:rsidRDefault="00CE308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058E22" w14:textId="77777777" w:rsidR="00AA1859" w:rsidRDefault="00AA1859" w:rsidP="004A7039">
    <w:pPr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664275"/>
    <w:multiLevelType w:val="hybridMultilevel"/>
    <w:tmpl w:val="23140B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31FC2"/>
    <w:multiLevelType w:val="hybridMultilevel"/>
    <w:tmpl w:val="F5F4374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751318"/>
    <w:multiLevelType w:val="hybridMultilevel"/>
    <w:tmpl w:val="7ECE03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8F686C"/>
    <w:multiLevelType w:val="hybridMultilevel"/>
    <w:tmpl w:val="0406AB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267AD8"/>
    <w:multiLevelType w:val="hybridMultilevel"/>
    <w:tmpl w:val="05F49D8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C958D7"/>
    <w:multiLevelType w:val="hybridMultilevel"/>
    <w:tmpl w:val="6598113A"/>
    <w:lvl w:ilvl="0" w:tplc="992C9C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11C6C94"/>
    <w:multiLevelType w:val="hybridMultilevel"/>
    <w:tmpl w:val="54664A48"/>
    <w:lvl w:ilvl="0" w:tplc="07B272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6E75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3019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DC35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8A7E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18C3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A441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24A6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E6DA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F87212"/>
    <w:multiLevelType w:val="hybridMultilevel"/>
    <w:tmpl w:val="D542FF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5C3ED3"/>
    <w:multiLevelType w:val="hybridMultilevel"/>
    <w:tmpl w:val="63B6C98E"/>
    <w:lvl w:ilvl="0" w:tplc="CC62867A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B31551"/>
    <w:multiLevelType w:val="hybridMultilevel"/>
    <w:tmpl w:val="AC105AA4"/>
    <w:lvl w:ilvl="0" w:tplc="04090017">
      <w:start w:val="1"/>
      <w:numFmt w:val="lowerLetter"/>
      <w:lvlText w:val="%1)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3F9B5663"/>
    <w:multiLevelType w:val="hybridMultilevel"/>
    <w:tmpl w:val="AF38A5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F320A5"/>
    <w:multiLevelType w:val="hybridMultilevel"/>
    <w:tmpl w:val="44C24AEE"/>
    <w:lvl w:ilvl="0" w:tplc="F796FF7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180E5AF6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 w:tplc="F46099CA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 w:tplc="4BDEEFAA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 w:tplc="11845F9A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 w:tplc="2D72C32E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 w:tplc="644081C4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 w:tplc="E0BC185A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 w:tplc="ACCEDBF0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481C27E2"/>
    <w:multiLevelType w:val="multilevel"/>
    <w:tmpl w:val="85D26C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E63B20"/>
    <w:multiLevelType w:val="hybridMultilevel"/>
    <w:tmpl w:val="4C68B1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ED39AD"/>
    <w:multiLevelType w:val="hybridMultilevel"/>
    <w:tmpl w:val="DFB813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706BB8"/>
    <w:multiLevelType w:val="hybridMultilevel"/>
    <w:tmpl w:val="A24CBA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A1603B"/>
    <w:multiLevelType w:val="hybridMultilevel"/>
    <w:tmpl w:val="16704F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625D21"/>
    <w:multiLevelType w:val="hybridMultilevel"/>
    <w:tmpl w:val="F156F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7E6037"/>
    <w:multiLevelType w:val="hybridMultilevel"/>
    <w:tmpl w:val="0C8A7C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371C49"/>
    <w:multiLevelType w:val="hybridMultilevel"/>
    <w:tmpl w:val="A0464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8B1AFD"/>
    <w:multiLevelType w:val="hybridMultilevel"/>
    <w:tmpl w:val="F1B2E4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C35BED"/>
    <w:multiLevelType w:val="hybridMultilevel"/>
    <w:tmpl w:val="C6321E1C"/>
    <w:lvl w:ilvl="0" w:tplc="84C4EBD2">
      <w:start w:val="1"/>
      <w:numFmt w:val="lowerLetter"/>
      <w:lvlText w:val="%1)"/>
      <w:lvlJc w:val="left"/>
      <w:pPr>
        <w:ind w:left="720" w:hanging="360"/>
      </w:pPr>
    </w:lvl>
    <w:lvl w:ilvl="1" w:tplc="603099F4">
      <w:start w:val="1"/>
      <w:numFmt w:val="lowerLetter"/>
      <w:lvlText w:val="%2."/>
      <w:lvlJc w:val="left"/>
      <w:pPr>
        <w:ind w:left="1440" w:hanging="360"/>
      </w:pPr>
    </w:lvl>
    <w:lvl w:ilvl="2" w:tplc="A19C74EE">
      <w:start w:val="1"/>
      <w:numFmt w:val="lowerRoman"/>
      <w:lvlText w:val="%3."/>
      <w:lvlJc w:val="right"/>
      <w:pPr>
        <w:ind w:left="2160" w:hanging="180"/>
      </w:pPr>
    </w:lvl>
    <w:lvl w:ilvl="3" w:tplc="62A0F20A">
      <w:start w:val="1"/>
      <w:numFmt w:val="decimal"/>
      <w:lvlText w:val="%4."/>
      <w:lvlJc w:val="left"/>
      <w:pPr>
        <w:ind w:left="2880" w:hanging="360"/>
      </w:pPr>
    </w:lvl>
    <w:lvl w:ilvl="4" w:tplc="2E50349A">
      <w:start w:val="1"/>
      <w:numFmt w:val="lowerLetter"/>
      <w:lvlText w:val="%5."/>
      <w:lvlJc w:val="left"/>
      <w:pPr>
        <w:ind w:left="3600" w:hanging="360"/>
      </w:pPr>
    </w:lvl>
    <w:lvl w:ilvl="5" w:tplc="4AEA62DA">
      <w:start w:val="1"/>
      <w:numFmt w:val="lowerRoman"/>
      <w:lvlText w:val="%6."/>
      <w:lvlJc w:val="right"/>
      <w:pPr>
        <w:ind w:left="4320" w:hanging="180"/>
      </w:pPr>
    </w:lvl>
    <w:lvl w:ilvl="6" w:tplc="98EC0E32">
      <w:start w:val="1"/>
      <w:numFmt w:val="decimal"/>
      <w:lvlText w:val="%7."/>
      <w:lvlJc w:val="left"/>
      <w:pPr>
        <w:ind w:left="5040" w:hanging="360"/>
      </w:pPr>
    </w:lvl>
    <w:lvl w:ilvl="7" w:tplc="F236B33A">
      <w:start w:val="1"/>
      <w:numFmt w:val="lowerLetter"/>
      <w:lvlText w:val="%8."/>
      <w:lvlJc w:val="left"/>
      <w:pPr>
        <w:ind w:left="5760" w:hanging="360"/>
      </w:pPr>
    </w:lvl>
    <w:lvl w:ilvl="8" w:tplc="36B2CB4E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9E42B3"/>
    <w:multiLevelType w:val="hybridMultilevel"/>
    <w:tmpl w:val="125E1342"/>
    <w:lvl w:ilvl="0" w:tplc="5308C4AE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9B1607"/>
    <w:multiLevelType w:val="hybridMultilevel"/>
    <w:tmpl w:val="10C6E05A"/>
    <w:lvl w:ilvl="0" w:tplc="47E222B0">
      <w:start w:val="1"/>
      <w:numFmt w:val="lowerLetter"/>
      <w:lvlText w:val="%1."/>
      <w:lvlJc w:val="left"/>
      <w:pPr>
        <w:ind w:left="720" w:hanging="360"/>
      </w:pPr>
      <w:rPr>
        <w:rFonts w:eastAsiaTheme="maj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89456E"/>
    <w:multiLevelType w:val="hybridMultilevel"/>
    <w:tmpl w:val="2AC8C8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CD227E"/>
    <w:multiLevelType w:val="hybridMultilevel"/>
    <w:tmpl w:val="0EFA0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6"/>
  </w:num>
  <w:num w:numId="3">
    <w:abstractNumId w:val="21"/>
  </w:num>
  <w:num w:numId="4">
    <w:abstractNumId w:val="16"/>
  </w:num>
  <w:num w:numId="5">
    <w:abstractNumId w:val="20"/>
  </w:num>
  <w:num w:numId="6">
    <w:abstractNumId w:val="9"/>
  </w:num>
  <w:num w:numId="7">
    <w:abstractNumId w:val="10"/>
  </w:num>
  <w:num w:numId="8">
    <w:abstractNumId w:val="25"/>
  </w:num>
  <w:num w:numId="9">
    <w:abstractNumId w:val="17"/>
  </w:num>
  <w:num w:numId="10">
    <w:abstractNumId w:val="1"/>
  </w:num>
  <w:num w:numId="11">
    <w:abstractNumId w:val="7"/>
  </w:num>
  <w:num w:numId="12">
    <w:abstractNumId w:val="3"/>
  </w:num>
  <w:num w:numId="13">
    <w:abstractNumId w:val="11"/>
  </w:num>
  <w:num w:numId="14">
    <w:abstractNumId w:val="18"/>
  </w:num>
  <w:num w:numId="15">
    <w:abstractNumId w:val="5"/>
  </w:num>
  <w:num w:numId="16">
    <w:abstractNumId w:val="0"/>
  </w:num>
  <w:num w:numId="17">
    <w:abstractNumId w:val="14"/>
  </w:num>
  <w:num w:numId="18">
    <w:abstractNumId w:val="23"/>
  </w:num>
  <w:num w:numId="19">
    <w:abstractNumId w:val="13"/>
  </w:num>
  <w:num w:numId="20">
    <w:abstractNumId w:val="4"/>
  </w:num>
  <w:num w:numId="21">
    <w:abstractNumId w:val="24"/>
  </w:num>
  <w:num w:numId="22">
    <w:abstractNumId w:val="2"/>
  </w:num>
  <w:num w:numId="23">
    <w:abstractNumId w:val="15"/>
  </w:num>
  <w:num w:numId="24">
    <w:abstractNumId w:val="8"/>
  </w:num>
  <w:num w:numId="25">
    <w:abstractNumId w:val="22"/>
  </w:num>
  <w:num w:numId="26">
    <w:abstractNumId w:val="1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Lubos Omelina (UNIV VUB)">
    <w15:presenceInfo w15:providerId="AD" w15:userId="S::vub.lomelina@imec-extranet.be::bdab1db1-5f0a-4739-b897-51578c586367"/>
  </w15:person>
  <w15:person w15:author="Lubos">
    <w15:presenceInfo w15:providerId="None" w15:userId="Lubos"/>
  </w15:person>
  <w15:person w15:author="Kostkova, Katarina">
    <w15:presenceInfo w15:providerId="AD" w15:userId="S::kkostkova@etrovub.be::4f9bf37a-f090-4515-a371-64df54d1b29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revisionView w:markup="0"/>
  <w:trackRevisions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0726"/>
    <w:rsid w:val="0000433E"/>
    <w:rsid w:val="0000590D"/>
    <w:rsid w:val="00006987"/>
    <w:rsid w:val="00010259"/>
    <w:rsid w:val="00017B88"/>
    <w:rsid w:val="00017DBD"/>
    <w:rsid w:val="00022B6B"/>
    <w:rsid w:val="00027645"/>
    <w:rsid w:val="00032C91"/>
    <w:rsid w:val="000353B5"/>
    <w:rsid w:val="00037743"/>
    <w:rsid w:val="00037CB4"/>
    <w:rsid w:val="000402A0"/>
    <w:rsid w:val="0004049D"/>
    <w:rsid w:val="0005011B"/>
    <w:rsid w:val="00067DA2"/>
    <w:rsid w:val="00071C15"/>
    <w:rsid w:val="000721D3"/>
    <w:rsid w:val="000722A5"/>
    <w:rsid w:val="00073B00"/>
    <w:rsid w:val="000859CD"/>
    <w:rsid w:val="000902EB"/>
    <w:rsid w:val="000924CD"/>
    <w:rsid w:val="000940EB"/>
    <w:rsid w:val="0009532E"/>
    <w:rsid w:val="000A0196"/>
    <w:rsid w:val="000A70FD"/>
    <w:rsid w:val="000A76E6"/>
    <w:rsid w:val="000A7C01"/>
    <w:rsid w:val="000B1AD7"/>
    <w:rsid w:val="000B1B59"/>
    <w:rsid w:val="000B49BF"/>
    <w:rsid w:val="000C11FF"/>
    <w:rsid w:val="000C3B83"/>
    <w:rsid w:val="000C615C"/>
    <w:rsid w:val="000D6232"/>
    <w:rsid w:val="000E07CB"/>
    <w:rsid w:val="000E630C"/>
    <w:rsid w:val="000F05BB"/>
    <w:rsid w:val="000F617D"/>
    <w:rsid w:val="0010468B"/>
    <w:rsid w:val="001046B0"/>
    <w:rsid w:val="00117341"/>
    <w:rsid w:val="00121120"/>
    <w:rsid w:val="00124DE7"/>
    <w:rsid w:val="00126DBE"/>
    <w:rsid w:val="00130873"/>
    <w:rsid w:val="0013730C"/>
    <w:rsid w:val="0014072A"/>
    <w:rsid w:val="0014271E"/>
    <w:rsid w:val="001434B1"/>
    <w:rsid w:val="00156533"/>
    <w:rsid w:val="00157D99"/>
    <w:rsid w:val="00160AD9"/>
    <w:rsid w:val="00160B61"/>
    <w:rsid w:val="001636E1"/>
    <w:rsid w:val="00171BA3"/>
    <w:rsid w:val="001766D8"/>
    <w:rsid w:val="001775B3"/>
    <w:rsid w:val="00182ADB"/>
    <w:rsid w:val="001838A1"/>
    <w:rsid w:val="00191A80"/>
    <w:rsid w:val="001922FE"/>
    <w:rsid w:val="0019389E"/>
    <w:rsid w:val="00194DDF"/>
    <w:rsid w:val="001B5078"/>
    <w:rsid w:val="001B6989"/>
    <w:rsid w:val="001C09D9"/>
    <w:rsid w:val="001C28B4"/>
    <w:rsid w:val="001C3465"/>
    <w:rsid w:val="001C781D"/>
    <w:rsid w:val="001D10FA"/>
    <w:rsid w:val="001D2838"/>
    <w:rsid w:val="001D3F52"/>
    <w:rsid w:val="001F0375"/>
    <w:rsid w:val="001F03E8"/>
    <w:rsid w:val="001F092B"/>
    <w:rsid w:val="001F333D"/>
    <w:rsid w:val="001F3681"/>
    <w:rsid w:val="0020372F"/>
    <w:rsid w:val="00203B71"/>
    <w:rsid w:val="002143FA"/>
    <w:rsid w:val="00216573"/>
    <w:rsid w:val="0022005E"/>
    <w:rsid w:val="00222BF7"/>
    <w:rsid w:val="0022703B"/>
    <w:rsid w:val="00230A28"/>
    <w:rsid w:val="00230D22"/>
    <w:rsid w:val="00233040"/>
    <w:rsid w:val="0023756D"/>
    <w:rsid w:val="00237B6C"/>
    <w:rsid w:val="002417A5"/>
    <w:rsid w:val="00241D85"/>
    <w:rsid w:val="00243FB3"/>
    <w:rsid w:val="002448B5"/>
    <w:rsid w:val="00244E8C"/>
    <w:rsid w:val="00254BCE"/>
    <w:rsid w:val="00254C3B"/>
    <w:rsid w:val="002564AD"/>
    <w:rsid w:val="002566E7"/>
    <w:rsid w:val="002665EE"/>
    <w:rsid w:val="002667FC"/>
    <w:rsid w:val="00266D16"/>
    <w:rsid w:val="00285218"/>
    <w:rsid w:val="002874E5"/>
    <w:rsid w:val="00292852"/>
    <w:rsid w:val="002A40A6"/>
    <w:rsid w:val="002A5C08"/>
    <w:rsid w:val="002B1A17"/>
    <w:rsid w:val="002B3EB4"/>
    <w:rsid w:val="002B664E"/>
    <w:rsid w:val="002C08CE"/>
    <w:rsid w:val="002C2572"/>
    <w:rsid w:val="002D1A63"/>
    <w:rsid w:val="002D271E"/>
    <w:rsid w:val="002D3365"/>
    <w:rsid w:val="002E5FF2"/>
    <w:rsid w:val="002E6E13"/>
    <w:rsid w:val="002F07F1"/>
    <w:rsid w:val="002F275B"/>
    <w:rsid w:val="002F2883"/>
    <w:rsid w:val="00307611"/>
    <w:rsid w:val="00307ABE"/>
    <w:rsid w:val="003169E0"/>
    <w:rsid w:val="00331FD7"/>
    <w:rsid w:val="00332C81"/>
    <w:rsid w:val="0033300D"/>
    <w:rsid w:val="00337345"/>
    <w:rsid w:val="00341589"/>
    <w:rsid w:val="00346638"/>
    <w:rsid w:val="003476AC"/>
    <w:rsid w:val="00361FD4"/>
    <w:rsid w:val="00363A7E"/>
    <w:rsid w:val="003656C0"/>
    <w:rsid w:val="0036578C"/>
    <w:rsid w:val="003661F6"/>
    <w:rsid w:val="003665B2"/>
    <w:rsid w:val="00370CFD"/>
    <w:rsid w:val="003728CC"/>
    <w:rsid w:val="0037466F"/>
    <w:rsid w:val="003854E7"/>
    <w:rsid w:val="0038770D"/>
    <w:rsid w:val="00390567"/>
    <w:rsid w:val="003910BE"/>
    <w:rsid w:val="00396F56"/>
    <w:rsid w:val="003B0595"/>
    <w:rsid w:val="003B33DB"/>
    <w:rsid w:val="003B42FC"/>
    <w:rsid w:val="003B4FE3"/>
    <w:rsid w:val="003B5EF6"/>
    <w:rsid w:val="003C0B59"/>
    <w:rsid w:val="003C12E7"/>
    <w:rsid w:val="003C318F"/>
    <w:rsid w:val="003C44E2"/>
    <w:rsid w:val="003C4D40"/>
    <w:rsid w:val="003C55D5"/>
    <w:rsid w:val="003C7634"/>
    <w:rsid w:val="003D0A2F"/>
    <w:rsid w:val="003D2DCD"/>
    <w:rsid w:val="003D4CC9"/>
    <w:rsid w:val="003D6949"/>
    <w:rsid w:val="003E4134"/>
    <w:rsid w:val="003E62F7"/>
    <w:rsid w:val="003E7FDC"/>
    <w:rsid w:val="003F41F6"/>
    <w:rsid w:val="00405F09"/>
    <w:rsid w:val="00412112"/>
    <w:rsid w:val="004127F6"/>
    <w:rsid w:val="004137EC"/>
    <w:rsid w:val="0041703F"/>
    <w:rsid w:val="00422303"/>
    <w:rsid w:val="004427E7"/>
    <w:rsid w:val="0044381F"/>
    <w:rsid w:val="004457B0"/>
    <w:rsid w:val="00452801"/>
    <w:rsid w:val="004550AB"/>
    <w:rsid w:val="0045738F"/>
    <w:rsid w:val="004606A6"/>
    <w:rsid w:val="00461F83"/>
    <w:rsid w:val="00466E23"/>
    <w:rsid w:val="0046718D"/>
    <w:rsid w:val="00474258"/>
    <w:rsid w:val="00475BBF"/>
    <w:rsid w:val="00477610"/>
    <w:rsid w:val="00480C60"/>
    <w:rsid w:val="00492556"/>
    <w:rsid w:val="00495BAB"/>
    <w:rsid w:val="00496105"/>
    <w:rsid w:val="00496704"/>
    <w:rsid w:val="004A0356"/>
    <w:rsid w:val="004A3EF7"/>
    <w:rsid w:val="004A4D36"/>
    <w:rsid w:val="004A7039"/>
    <w:rsid w:val="004B2AAD"/>
    <w:rsid w:val="004C15F1"/>
    <w:rsid w:val="004C2FC3"/>
    <w:rsid w:val="004C74CA"/>
    <w:rsid w:val="004D3B6E"/>
    <w:rsid w:val="004D5E9B"/>
    <w:rsid w:val="004E222B"/>
    <w:rsid w:val="004F02B8"/>
    <w:rsid w:val="004F72B5"/>
    <w:rsid w:val="00500BC0"/>
    <w:rsid w:val="00501246"/>
    <w:rsid w:val="00503651"/>
    <w:rsid w:val="00510173"/>
    <w:rsid w:val="00512DA6"/>
    <w:rsid w:val="00513E3C"/>
    <w:rsid w:val="005153F8"/>
    <w:rsid w:val="0051587D"/>
    <w:rsid w:val="005211D2"/>
    <w:rsid w:val="0052133A"/>
    <w:rsid w:val="00532CAA"/>
    <w:rsid w:val="00532F3B"/>
    <w:rsid w:val="00535404"/>
    <w:rsid w:val="005378A3"/>
    <w:rsid w:val="00541753"/>
    <w:rsid w:val="005565B4"/>
    <w:rsid w:val="00563315"/>
    <w:rsid w:val="00563C47"/>
    <w:rsid w:val="00572BAA"/>
    <w:rsid w:val="00572DDD"/>
    <w:rsid w:val="0058157B"/>
    <w:rsid w:val="00584A1A"/>
    <w:rsid w:val="00586C0C"/>
    <w:rsid w:val="00587917"/>
    <w:rsid w:val="005A0696"/>
    <w:rsid w:val="005A63F7"/>
    <w:rsid w:val="005C0E7D"/>
    <w:rsid w:val="005C5146"/>
    <w:rsid w:val="005C5E77"/>
    <w:rsid w:val="005C71AE"/>
    <w:rsid w:val="005D5D7F"/>
    <w:rsid w:val="005D6BF8"/>
    <w:rsid w:val="005E5C17"/>
    <w:rsid w:val="005F436F"/>
    <w:rsid w:val="005F4C6C"/>
    <w:rsid w:val="005F4FBF"/>
    <w:rsid w:val="00600DC9"/>
    <w:rsid w:val="006030D8"/>
    <w:rsid w:val="0060626D"/>
    <w:rsid w:val="0061548E"/>
    <w:rsid w:val="00615DCA"/>
    <w:rsid w:val="00621A02"/>
    <w:rsid w:val="00623DA2"/>
    <w:rsid w:val="00631117"/>
    <w:rsid w:val="00634E66"/>
    <w:rsid w:val="00637464"/>
    <w:rsid w:val="006408B4"/>
    <w:rsid w:val="00650C4E"/>
    <w:rsid w:val="00653259"/>
    <w:rsid w:val="00656739"/>
    <w:rsid w:val="00661161"/>
    <w:rsid w:val="006626CE"/>
    <w:rsid w:val="00667F6C"/>
    <w:rsid w:val="00673C2B"/>
    <w:rsid w:val="0068623F"/>
    <w:rsid w:val="00687398"/>
    <w:rsid w:val="006934A6"/>
    <w:rsid w:val="00694ABB"/>
    <w:rsid w:val="006A6DF3"/>
    <w:rsid w:val="006C3E23"/>
    <w:rsid w:val="006C4021"/>
    <w:rsid w:val="006D4F08"/>
    <w:rsid w:val="006D502B"/>
    <w:rsid w:val="006D7858"/>
    <w:rsid w:val="006E0134"/>
    <w:rsid w:val="006E0639"/>
    <w:rsid w:val="006E1EBC"/>
    <w:rsid w:val="006E2A48"/>
    <w:rsid w:val="006F344C"/>
    <w:rsid w:val="006F365D"/>
    <w:rsid w:val="006F3967"/>
    <w:rsid w:val="006F39DB"/>
    <w:rsid w:val="007033DF"/>
    <w:rsid w:val="007034CE"/>
    <w:rsid w:val="007059B5"/>
    <w:rsid w:val="0071755D"/>
    <w:rsid w:val="007201E5"/>
    <w:rsid w:val="00727E8C"/>
    <w:rsid w:val="00746BEB"/>
    <w:rsid w:val="00746D71"/>
    <w:rsid w:val="007514F8"/>
    <w:rsid w:val="00754D50"/>
    <w:rsid w:val="007632C6"/>
    <w:rsid w:val="00767DCD"/>
    <w:rsid w:val="00775598"/>
    <w:rsid w:val="00781C7F"/>
    <w:rsid w:val="0079162B"/>
    <w:rsid w:val="0079316D"/>
    <w:rsid w:val="00795E5C"/>
    <w:rsid w:val="007B3A67"/>
    <w:rsid w:val="007C42B8"/>
    <w:rsid w:val="007C4420"/>
    <w:rsid w:val="007C4FA1"/>
    <w:rsid w:val="007D3766"/>
    <w:rsid w:val="007E068B"/>
    <w:rsid w:val="00800C1D"/>
    <w:rsid w:val="0080739D"/>
    <w:rsid w:val="008204AF"/>
    <w:rsid w:val="00820A6B"/>
    <w:rsid w:val="00822528"/>
    <w:rsid w:val="0082284C"/>
    <w:rsid w:val="00826AAA"/>
    <w:rsid w:val="008300B8"/>
    <w:rsid w:val="008305EA"/>
    <w:rsid w:val="00833CD6"/>
    <w:rsid w:val="00835815"/>
    <w:rsid w:val="0084391A"/>
    <w:rsid w:val="00847149"/>
    <w:rsid w:val="008553CC"/>
    <w:rsid w:val="008559FD"/>
    <w:rsid w:val="00857359"/>
    <w:rsid w:val="00865362"/>
    <w:rsid w:val="00866D8A"/>
    <w:rsid w:val="008675A5"/>
    <w:rsid w:val="00867993"/>
    <w:rsid w:val="008707CA"/>
    <w:rsid w:val="00872CC1"/>
    <w:rsid w:val="00874E6E"/>
    <w:rsid w:val="00884768"/>
    <w:rsid w:val="00885C58"/>
    <w:rsid w:val="00886D3D"/>
    <w:rsid w:val="00892875"/>
    <w:rsid w:val="008A6198"/>
    <w:rsid w:val="008A6655"/>
    <w:rsid w:val="008A735F"/>
    <w:rsid w:val="008A7B27"/>
    <w:rsid w:val="008B28F3"/>
    <w:rsid w:val="008B3926"/>
    <w:rsid w:val="008C033E"/>
    <w:rsid w:val="008C3A8C"/>
    <w:rsid w:val="008C5F92"/>
    <w:rsid w:val="008E03E8"/>
    <w:rsid w:val="008E1618"/>
    <w:rsid w:val="008E1787"/>
    <w:rsid w:val="008F1B7D"/>
    <w:rsid w:val="008F3B36"/>
    <w:rsid w:val="008F4BA3"/>
    <w:rsid w:val="00901D2E"/>
    <w:rsid w:val="00903764"/>
    <w:rsid w:val="009071D9"/>
    <w:rsid w:val="00910ADA"/>
    <w:rsid w:val="00912EE7"/>
    <w:rsid w:val="00916F71"/>
    <w:rsid w:val="00920163"/>
    <w:rsid w:val="009203DC"/>
    <w:rsid w:val="00926003"/>
    <w:rsid w:val="00930DE7"/>
    <w:rsid w:val="0093789C"/>
    <w:rsid w:val="0094352D"/>
    <w:rsid w:val="0094795E"/>
    <w:rsid w:val="0095015A"/>
    <w:rsid w:val="009512C8"/>
    <w:rsid w:val="00956425"/>
    <w:rsid w:val="009568A0"/>
    <w:rsid w:val="0096004D"/>
    <w:rsid w:val="0096263E"/>
    <w:rsid w:val="00963220"/>
    <w:rsid w:val="00972174"/>
    <w:rsid w:val="009755B6"/>
    <w:rsid w:val="00980174"/>
    <w:rsid w:val="00992CD5"/>
    <w:rsid w:val="0099629E"/>
    <w:rsid w:val="009A121C"/>
    <w:rsid w:val="009A350F"/>
    <w:rsid w:val="009A57B4"/>
    <w:rsid w:val="009B1DFD"/>
    <w:rsid w:val="009B6475"/>
    <w:rsid w:val="009C1973"/>
    <w:rsid w:val="009C2292"/>
    <w:rsid w:val="009D282E"/>
    <w:rsid w:val="00A01564"/>
    <w:rsid w:val="00A028E3"/>
    <w:rsid w:val="00A0564F"/>
    <w:rsid w:val="00A0663E"/>
    <w:rsid w:val="00A10D4C"/>
    <w:rsid w:val="00A12027"/>
    <w:rsid w:val="00A134CB"/>
    <w:rsid w:val="00A14EB2"/>
    <w:rsid w:val="00A23074"/>
    <w:rsid w:val="00A30DFD"/>
    <w:rsid w:val="00A37A1D"/>
    <w:rsid w:val="00A41A87"/>
    <w:rsid w:val="00A445BF"/>
    <w:rsid w:val="00A65A0D"/>
    <w:rsid w:val="00A7034D"/>
    <w:rsid w:val="00A813F1"/>
    <w:rsid w:val="00A814BB"/>
    <w:rsid w:val="00A86207"/>
    <w:rsid w:val="00A909A5"/>
    <w:rsid w:val="00AA1859"/>
    <w:rsid w:val="00AA6D05"/>
    <w:rsid w:val="00AB527F"/>
    <w:rsid w:val="00AB5DDE"/>
    <w:rsid w:val="00AD6D37"/>
    <w:rsid w:val="00AE474D"/>
    <w:rsid w:val="00AF4F3E"/>
    <w:rsid w:val="00B00928"/>
    <w:rsid w:val="00B01C9C"/>
    <w:rsid w:val="00B03E1C"/>
    <w:rsid w:val="00B0751B"/>
    <w:rsid w:val="00B141DA"/>
    <w:rsid w:val="00B1577E"/>
    <w:rsid w:val="00B16998"/>
    <w:rsid w:val="00B205E4"/>
    <w:rsid w:val="00B22808"/>
    <w:rsid w:val="00B3410A"/>
    <w:rsid w:val="00B41C6D"/>
    <w:rsid w:val="00B44E1F"/>
    <w:rsid w:val="00B4638C"/>
    <w:rsid w:val="00B46AB9"/>
    <w:rsid w:val="00B54341"/>
    <w:rsid w:val="00B57C63"/>
    <w:rsid w:val="00B614B5"/>
    <w:rsid w:val="00B6393E"/>
    <w:rsid w:val="00B666F5"/>
    <w:rsid w:val="00B66D99"/>
    <w:rsid w:val="00B805B5"/>
    <w:rsid w:val="00B84AC3"/>
    <w:rsid w:val="00B874E1"/>
    <w:rsid w:val="00BA2415"/>
    <w:rsid w:val="00BA420A"/>
    <w:rsid w:val="00BA50C2"/>
    <w:rsid w:val="00BA5767"/>
    <w:rsid w:val="00BB35AC"/>
    <w:rsid w:val="00BB44B3"/>
    <w:rsid w:val="00BB5699"/>
    <w:rsid w:val="00BC0BEF"/>
    <w:rsid w:val="00BD585F"/>
    <w:rsid w:val="00BD5E69"/>
    <w:rsid w:val="00BE3151"/>
    <w:rsid w:val="00BE3362"/>
    <w:rsid w:val="00BE6D1D"/>
    <w:rsid w:val="00BE79DF"/>
    <w:rsid w:val="00BF33F6"/>
    <w:rsid w:val="00C037C9"/>
    <w:rsid w:val="00C03B41"/>
    <w:rsid w:val="00C22B21"/>
    <w:rsid w:val="00C25C9B"/>
    <w:rsid w:val="00C2779B"/>
    <w:rsid w:val="00C31DC2"/>
    <w:rsid w:val="00C4014B"/>
    <w:rsid w:val="00C4088A"/>
    <w:rsid w:val="00C432EC"/>
    <w:rsid w:val="00C44A68"/>
    <w:rsid w:val="00C44A93"/>
    <w:rsid w:val="00C44B3F"/>
    <w:rsid w:val="00C500DB"/>
    <w:rsid w:val="00C546C8"/>
    <w:rsid w:val="00C61429"/>
    <w:rsid w:val="00C63D8C"/>
    <w:rsid w:val="00C64B03"/>
    <w:rsid w:val="00C677A4"/>
    <w:rsid w:val="00C67A21"/>
    <w:rsid w:val="00C7135F"/>
    <w:rsid w:val="00C719FE"/>
    <w:rsid w:val="00C82C9E"/>
    <w:rsid w:val="00C83C4E"/>
    <w:rsid w:val="00C91A6E"/>
    <w:rsid w:val="00C947BA"/>
    <w:rsid w:val="00CA3ABF"/>
    <w:rsid w:val="00CA3BD8"/>
    <w:rsid w:val="00CA4555"/>
    <w:rsid w:val="00CA7604"/>
    <w:rsid w:val="00CB2666"/>
    <w:rsid w:val="00CB3E50"/>
    <w:rsid w:val="00CB4DCE"/>
    <w:rsid w:val="00CB5CB4"/>
    <w:rsid w:val="00CB6BBE"/>
    <w:rsid w:val="00CC0556"/>
    <w:rsid w:val="00CC0C87"/>
    <w:rsid w:val="00CC13E0"/>
    <w:rsid w:val="00CC3E09"/>
    <w:rsid w:val="00CC41D4"/>
    <w:rsid w:val="00CC46BD"/>
    <w:rsid w:val="00CC7E06"/>
    <w:rsid w:val="00CD3B1F"/>
    <w:rsid w:val="00CE2FB3"/>
    <w:rsid w:val="00CE308E"/>
    <w:rsid w:val="00CE49A0"/>
    <w:rsid w:val="00CE4E48"/>
    <w:rsid w:val="00CF001C"/>
    <w:rsid w:val="00CF53F4"/>
    <w:rsid w:val="00CF76B7"/>
    <w:rsid w:val="00D032B6"/>
    <w:rsid w:val="00D10CE3"/>
    <w:rsid w:val="00D131EE"/>
    <w:rsid w:val="00D15965"/>
    <w:rsid w:val="00D16E53"/>
    <w:rsid w:val="00D17060"/>
    <w:rsid w:val="00D268F6"/>
    <w:rsid w:val="00D3159B"/>
    <w:rsid w:val="00D35250"/>
    <w:rsid w:val="00D41E4D"/>
    <w:rsid w:val="00D43DF4"/>
    <w:rsid w:val="00D4470A"/>
    <w:rsid w:val="00D506AE"/>
    <w:rsid w:val="00D50D39"/>
    <w:rsid w:val="00D51AE6"/>
    <w:rsid w:val="00D5241D"/>
    <w:rsid w:val="00D5307A"/>
    <w:rsid w:val="00D536D7"/>
    <w:rsid w:val="00D54C83"/>
    <w:rsid w:val="00D5557B"/>
    <w:rsid w:val="00D643FF"/>
    <w:rsid w:val="00D65F28"/>
    <w:rsid w:val="00D7149C"/>
    <w:rsid w:val="00D84C3B"/>
    <w:rsid w:val="00D84EF1"/>
    <w:rsid w:val="00D871A4"/>
    <w:rsid w:val="00D91E87"/>
    <w:rsid w:val="00D97263"/>
    <w:rsid w:val="00D974EF"/>
    <w:rsid w:val="00DA6369"/>
    <w:rsid w:val="00DB10FA"/>
    <w:rsid w:val="00DB18C8"/>
    <w:rsid w:val="00DB204C"/>
    <w:rsid w:val="00DB3E5B"/>
    <w:rsid w:val="00DC5761"/>
    <w:rsid w:val="00DC644D"/>
    <w:rsid w:val="00DE7CB5"/>
    <w:rsid w:val="00DF0726"/>
    <w:rsid w:val="00DF476A"/>
    <w:rsid w:val="00E023FC"/>
    <w:rsid w:val="00E04427"/>
    <w:rsid w:val="00E1017B"/>
    <w:rsid w:val="00E23AB4"/>
    <w:rsid w:val="00E3475C"/>
    <w:rsid w:val="00E35BE7"/>
    <w:rsid w:val="00E42278"/>
    <w:rsid w:val="00E5108A"/>
    <w:rsid w:val="00E52B9D"/>
    <w:rsid w:val="00E64E4C"/>
    <w:rsid w:val="00E70921"/>
    <w:rsid w:val="00E73DE5"/>
    <w:rsid w:val="00E84090"/>
    <w:rsid w:val="00EA04B6"/>
    <w:rsid w:val="00EA04F7"/>
    <w:rsid w:val="00EA0BCB"/>
    <w:rsid w:val="00EB1540"/>
    <w:rsid w:val="00EB2904"/>
    <w:rsid w:val="00EB4541"/>
    <w:rsid w:val="00EC4AD1"/>
    <w:rsid w:val="00EC6DBF"/>
    <w:rsid w:val="00EC6E1B"/>
    <w:rsid w:val="00ED0908"/>
    <w:rsid w:val="00ED3E70"/>
    <w:rsid w:val="00ED584C"/>
    <w:rsid w:val="00EE0C75"/>
    <w:rsid w:val="00EF2A2D"/>
    <w:rsid w:val="00EF3389"/>
    <w:rsid w:val="00EF410D"/>
    <w:rsid w:val="00F01E7F"/>
    <w:rsid w:val="00F02155"/>
    <w:rsid w:val="00F10B53"/>
    <w:rsid w:val="00F20B31"/>
    <w:rsid w:val="00F2169C"/>
    <w:rsid w:val="00F24FAE"/>
    <w:rsid w:val="00F3203B"/>
    <w:rsid w:val="00F36FB8"/>
    <w:rsid w:val="00F46BB7"/>
    <w:rsid w:val="00F525A8"/>
    <w:rsid w:val="00F52DE9"/>
    <w:rsid w:val="00F66227"/>
    <w:rsid w:val="00F7101F"/>
    <w:rsid w:val="00F7435A"/>
    <w:rsid w:val="00F77AB3"/>
    <w:rsid w:val="00F806B9"/>
    <w:rsid w:val="00F809CC"/>
    <w:rsid w:val="00F81CCB"/>
    <w:rsid w:val="00F82C88"/>
    <w:rsid w:val="00F903E1"/>
    <w:rsid w:val="00FA14DC"/>
    <w:rsid w:val="00FA22A8"/>
    <w:rsid w:val="00FA5516"/>
    <w:rsid w:val="00FB04C7"/>
    <w:rsid w:val="00FB1625"/>
    <w:rsid w:val="00FB61C0"/>
    <w:rsid w:val="00FB74B2"/>
    <w:rsid w:val="00FB75BE"/>
    <w:rsid w:val="00FC4898"/>
    <w:rsid w:val="00FC6692"/>
    <w:rsid w:val="00FC79F4"/>
    <w:rsid w:val="00FD60B3"/>
    <w:rsid w:val="00FE0D90"/>
    <w:rsid w:val="00FE7705"/>
    <w:rsid w:val="00FF0EB7"/>
    <w:rsid w:val="00FF42F2"/>
    <w:rsid w:val="00FF5DB2"/>
    <w:rsid w:val="00FF7F41"/>
    <w:rsid w:val="03E48F1D"/>
    <w:rsid w:val="03FCFD2C"/>
    <w:rsid w:val="0768D408"/>
    <w:rsid w:val="07B7B35C"/>
    <w:rsid w:val="0ABF86B1"/>
    <w:rsid w:val="0B87D179"/>
    <w:rsid w:val="0BFCC530"/>
    <w:rsid w:val="0E1E49C0"/>
    <w:rsid w:val="1051FD4B"/>
    <w:rsid w:val="10C6A5BB"/>
    <w:rsid w:val="11EFF0AB"/>
    <w:rsid w:val="12181044"/>
    <w:rsid w:val="12653E4F"/>
    <w:rsid w:val="1313AF33"/>
    <w:rsid w:val="13AB4703"/>
    <w:rsid w:val="143009F6"/>
    <w:rsid w:val="157238C2"/>
    <w:rsid w:val="1A108405"/>
    <w:rsid w:val="1BE9DD89"/>
    <w:rsid w:val="1D93730B"/>
    <w:rsid w:val="1DAA061D"/>
    <w:rsid w:val="1DDF6507"/>
    <w:rsid w:val="1DE28793"/>
    <w:rsid w:val="1EB721A9"/>
    <w:rsid w:val="1F463B25"/>
    <w:rsid w:val="217487A4"/>
    <w:rsid w:val="24C68F49"/>
    <w:rsid w:val="26E377B6"/>
    <w:rsid w:val="2845B443"/>
    <w:rsid w:val="2873A9D6"/>
    <w:rsid w:val="28E49EC1"/>
    <w:rsid w:val="2909303B"/>
    <w:rsid w:val="293EC30D"/>
    <w:rsid w:val="2C879151"/>
    <w:rsid w:val="2F6FC69F"/>
    <w:rsid w:val="2F94DC34"/>
    <w:rsid w:val="305839B7"/>
    <w:rsid w:val="314B8E05"/>
    <w:rsid w:val="31F805CC"/>
    <w:rsid w:val="336D3551"/>
    <w:rsid w:val="3492E158"/>
    <w:rsid w:val="35A1E4ED"/>
    <w:rsid w:val="362834E8"/>
    <w:rsid w:val="36DA4E4B"/>
    <w:rsid w:val="371D490D"/>
    <w:rsid w:val="3A0F472E"/>
    <w:rsid w:val="3AE75B97"/>
    <w:rsid w:val="3B1955AA"/>
    <w:rsid w:val="3DE0EA08"/>
    <w:rsid w:val="3EDA581C"/>
    <w:rsid w:val="3FDBD5BB"/>
    <w:rsid w:val="40253947"/>
    <w:rsid w:val="406C0C9A"/>
    <w:rsid w:val="4164F3D6"/>
    <w:rsid w:val="43D6ECAB"/>
    <w:rsid w:val="451D8F94"/>
    <w:rsid w:val="460990CE"/>
    <w:rsid w:val="47CF2CEB"/>
    <w:rsid w:val="48CDC7EB"/>
    <w:rsid w:val="4B89763C"/>
    <w:rsid w:val="4CF1117A"/>
    <w:rsid w:val="4E5EACF4"/>
    <w:rsid w:val="4E8D9A20"/>
    <w:rsid w:val="4F1A9099"/>
    <w:rsid w:val="4F98DB9C"/>
    <w:rsid w:val="50196F9B"/>
    <w:rsid w:val="508BB4CF"/>
    <w:rsid w:val="5174AE6B"/>
    <w:rsid w:val="52E1C3E5"/>
    <w:rsid w:val="55FFB848"/>
    <w:rsid w:val="585B5D52"/>
    <w:rsid w:val="59F9BA2C"/>
    <w:rsid w:val="5B657EF5"/>
    <w:rsid w:val="5BE65E8B"/>
    <w:rsid w:val="5CD1E6AE"/>
    <w:rsid w:val="5D43E000"/>
    <w:rsid w:val="5DD95C40"/>
    <w:rsid w:val="5DE0843E"/>
    <w:rsid w:val="6077C8C5"/>
    <w:rsid w:val="6108D0E2"/>
    <w:rsid w:val="657DC0CF"/>
    <w:rsid w:val="670A15D1"/>
    <w:rsid w:val="676CD931"/>
    <w:rsid w:val="69DC00E6"/>
    <w:rsid w:val="6A380995"/>
    <w:rsid w:val="6B8A4F60"/>
    <w:rsid w:val="6D6FAA57"/>
    <w:rsid w:val="6E7C95A7"/>
    <w:rsid w:val="7058A5C3"/>
    <w:rsid w:val="73465E6F"/>
    <w:rsid w:val="7420AF42"/>
    <w:rsid w:val="757F337C"/>
    <w:rsid w:val="78C9CA86"/>
    <w:rsid w:val="78E67988"/>
    <w:rsid w:val="797DBF84"/>
    <w:rsid w:val="7BF9E5BC"/>
    <w:rsid w:val="7CFAE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62CE6B7E"/>
  <w15:docId w15:val="{A5197533-6F51-41FD-A2E4-F3C46942C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980174"/>
  </w:style>
  <w:style w:type="paragraph" w:styleId="Heading1">
    <w:name w:val="heading 1"/>
    <w:basedOn w:val="Normal"/>
    <w:next w:val="Normal"/>
    <w:link w:val="Heading1Char"/>
    <w:uiPriority w:val="9"/>
    <w:qFormat/>
    <w:rsid w:val="00DF072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0375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72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F037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DF072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1C09D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2E5FF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4D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4D4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D97263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57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5767"/>
    <w:rPr>
      <w:rFonts w:ascii="Courier" w:hAnsi="Courier" w:cs="Courier"/>
      <w:sz w:val="20"/>
      <w:szCs w:val="20"/>
    </w:rPr>
  </w:style>
  <w:style w:type="character" w:customStyle="1" w:styleId="pln">
    <w:name w:val="pln"/>
    <w:basedOn w:val="DefaultParagraphFont"/>
    <w:rsid w:val="00BA5767"/>
  </w:style>
  <w:style w:type="character" w:customStyle="1" w:styleId="pun">
    <w:name w:val="pun"/>
    <w:basedOn w:val="DefaultParagraphFont"/>
    <w:rsid w:val="00BA5767"/>
  </w:style>
  <w:style w:type="character" w:customStyle="1" w:styleId="lit">
    <w:name w:val="lit"/>
    <w:basedOn w:val="DefaultParagraphFont"/>
    <w:rsid w:val="00BA5767"/>
  </w:style>
  <w:style w:type="paragraph" w:styleId="NormalWeb">
    <w:name w:val="Normal (Web)"/>
    <w:basedOn w:val="Normal"/>
    <w:uiPriority w:val="99"/>
    <w:semiHidden/>
    <w:unhideWhenUsed/>
    <w:rsid w:val="00BA5767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customStyle="1" w:styleId="typ">
    <w:name w:val="typ"/>
    <w:basedOn w:val="DefaultParagraphFont"/>
    <w:rsid w:val="00BA5767"/>
  </w:style>
  <w:style w:type="character" w:styleId="Hyperlink">
    <w:name w:val="Hyperlink"/>
    <w:basedOn w:val="DefaultParagraphFont"/>
    <w:uiPriority w:val="99"/>
    <w:unhideWhenUsed/>
    <w:rsid w:val="00475BB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B1A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1A17"/>
  </w:style>
  <w:style w:type="paragraph" w:styleId="Footer">
    <w:name w:val="footer"/>
    <w:basedOn w:val="Normal"/>
    <w:link w:val="FooterChar"/>
    <w:uiPriority w:val="99"/>
    <w:unhideWhenUsed/>
    <w:rsid w:val="002B1A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1A17"/>
  </w:style>
  <w:style w:type="paragraph" w:customStyle="1" w:styleId="p1">
    <w:name w:val="p1"/>
    <w:basedOn w:val="Normal"/>
    <w:rsid w:val="00FC79F4"/>
    <w:pPr>
      <w:spacing w:after="0" w:line="240" w:lineRule="auto"/>
    </w:pPr>
    <w:rPr>
      <w:rFonts w:ascii="Monaco" w:hAnsi="Monaco" w:cs="Times New Roman"/>
      <w:color w:val="931A68"/>
      <w:sz w:val="17"/>
      <w:szCs w:val="17"/>
      <w:lang w:val="en-GB" w:eastAsia="en-GB"/>
    </w:rPr>
  </w:style>
  <w:style w:type="paragraph" w:customStyle="1" w:styleId="p2">
    <w:name w:val="p2"/>
    <w:basedOn w:val="Normal"/>
    <w:rsid w:val="00FC79F4"/>
    <w:pPr>
      <w:spacing w:after="0" w:line="240" w:lineRule="auto"/>
    </w:pPr>
    <w:rPr>
      <w:rFonts w:ascii="Monaco" w:hAnsi="Monaco" w:cs="Times New Roman"/>
      <w:sz w:val="17"/>
      <w:szCs w:val="17"/>
      <w:lang w:val="en-GB" w:eastAsia="en-GB"/>
    </w:rPr>
  </w:style>
  <w:style w:type="paragraph" w:customStyle="1" w:styleId="p3">
    <w:name w:val="p3"/>
    <w:basedOn w:val="Normal"/>
    <w:rsid w:val="00FC79F4"/>
    <w:pPr>
      <w:spacing w:after="0" w:line="240" w:lineRule="auto"/>
    </w:pPr>
    <w:rPr>
      <w:rFonts w:ascii="Monaco" w:hAnsi="Monaco" w:cs="Times New Roman"/>
      <w:sz w:val="17"/>
      <w:szCs w:val="17"/>
      <w:lang w:val="en-GB" w:eastAsia="en-GB"/>
    </w:rPr>
  </w:style>
  <w:style w:type="paragraph" w:customStyle="1" w:styleId="p4">
    <w:name w:val="p4"/>
    <w:basedOn w:val="Normal"/>
    <w:rsid w:val="00FC79F4"/>
    <w:pPr>
      <w:spacing w:after="0" w:line="240" w:lineRule="auto"/>
    </w:pPr>
    <w:rPr>
      <w:rFonts w:ascii="Monaco" w:hAnsi="Monaco" w:cs="Times New Roman"/>
      <w:color w:val="0326CC"/>
      <w:sz w:val="17"/>
      <w:szCs w:val="17"/>
      <w:lang w:val="en-GB" w:eastAsia="en-GB"/>
    </w:rPr>
  </w:style>
  <w:style w:type="paragraph" w:customStyle="1" w:styleId="p5">
    <w:name w:val="p5"/>
    <w:basedOn w:val="Normal"/>
    <w:rsid w:val="00FC79F4"/>
    <w:pPr>
      <w:spacing w:after="0" w:line="240" w:lineRule="auto"/>
    </w:pPr>
    <w:rPr>
      <w:rFonts w:ascii="Monaco" w:hAnsi="Monaco" w:cs="Times New Roman"/>
      <w:color w:val="7E504F"/>
      <w:sz w:val="17"/>
      <w:szCs w:val="17"/>
      <w:lang w:val="en-GB" w:eastAsia="en-GB"/>
    </w:rPr>
  </w:style>
  <w:style w:type="paragraph" w:customStyle="1" w:styleId="p6">
    <w:name w:val="p6"/>
    <w:basedOn w:val="Normal"/>
    <w:rsid w:val="00FC79F4"/>
    <w:pPr>
      <w:spacing w:after="0" w:line="240" w:lineRule="auto"/>
    </w:pPr>
    <w:rPr>
      <w:rFonts w:ascii="Monaco" w:hAnsi="Monaco" w:cs="Times New Roman"/>
      <w:color w:val="4E9072"/>
      <w:sz w:val="17"/>
      <w:szCs w:val="17"/>
      <w:lang w:val="en-GB" w:eastAsia="en-GB"/>
    </w:rPr>
  </w:style>
  <w:style w:type="character" w:customStyle="1" w:styleId="s1">
    <w:name w:val="s1"/>
    <w:basedOn w:val="DefaultParagraphFont"/>
    <w:rsid w:val="00FC79F4"/>
    <w:rPr>
      <w:color w:val="000000"/>
    </w:rPr>
  </w:style>
  <w:style w:type="character" w:customStyle="1" w:styleId="s2">
    <w:name w:val="s2"/>
    <w:basedOn w:val="DefaultParagraphFont"/>
    <w:rsid w:val="00FC79F4"/>
    <w:rPr>
      <w:color w:val="931A68"/>
    </w:rPr>
  </w:style>
  <w:style w:type="character" w:customStyle="1" w:styleId="s3">
    <w:name w:val="s3"/>
    <w:basedOn w:val="DefaultParagraphFont"/>
    <w:rsid w:val="00FC79F4"/>
    <w:rPr>
      <w:u w:val="single"/>
    </w:rPr>
  </w:style>
  <w:style w:type="character" w:customStyle="1" w:styleId="s4">
    <w:name w:val="s4"/>
    <w:basedOn w:val="DefaultParagraphFont"/>
    <w:rsid w:val="00FC79F4"/>
    <w:rPr>
      <w:color w:val="0326CC"/>
    </w:rPr>
  </w:style>
  <w:style w:type="character" w:customStyle="1" w:styleId="s5">
    <w:name w:val="s5"/>
    <w:basedOn w:val="DefaultParagraphFont"/>
    <w:rsid w:val="00FC79F4"/>
    <w:rPr>
      <w:color w:val="7E504F"/>
    </w:rPr>
  </w:style>
  <w:style w:type="character" w:customStyle="1" w:styleId="s6">
    <w:name w:val="s6"/>
    <w:basedOn w:val="DefaultParagraphFont"/>
    <w:rsid w:val="00FC79F4"/>
    <w:rPr>
      <w:color w:val="3933FF"/>
    </w:rPr>
  </w:style>
  <w:style w:type="character" w:customStyle="1" w:styleId="apple-tab-span">
    <w:name w:val="apple-tab-span"/>
    <w:basedOn w:val="DefaultParagraphFont"/>
    <w:rsid w:val="00FC79F4"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4AC3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84AC3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41211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32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4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3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1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3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0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73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13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1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54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93005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26373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732034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29512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02377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20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1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19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5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6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8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92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5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0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1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7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oter" Target="footer1.xm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4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header" Target="header2.xml"/><Relationship Id="rId25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23" Type="http://schemas.openxmlformats.org/officeDocument/2006/relationships/footer" Target="footer4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C239F00052BD4C805D7D607A2EE032" ma:contentTypeVersion="13" ma:contentTypeDescription="Create a new document." ma:contentTypeScope="" ma:versionID="4585e8ad3c39676e11104890ea28e03f">
  <xsd:schema xmlns:xsd="http://www.w3.org/2001/XMLSchema" xmlns:xs="http://www.w3.org/2001/XMLSchema" xmlns:p="http://schemas.microsoft.com/office/2006/metadata/properties" xmlns:ns3="83e5963c-288d-4bf9-af56-2cfad89d931d" xmlns:ns4="0ec48e2f-71c7-41a1-99ac-db8490419dab" targetNamespace="http://schemas.microsoft.com/office/2006/metadata/properties" ma:root="true" ma:fieldsID="4084756dd779902edd7daa3738377494" ns3:_="" ns4:_="">
    <xsd:import namespace="83e5963c-288d-4bf9-af56-2cfad89d931d"/>
    <xsd:import namespace="0ec48e2f-71c7-41a1-99ac-db8490419da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e5963c-288d-4bf9-af56-2cfad89d931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48e2f-71c7-41a1-99ac-db8490419d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D8F7A8D-605E-416F-BA47-9FF29A1C4EC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8D6DFA4-0C52-4E19-992E-3161C20DAE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47F4816-E38A-4D27-AEE9-C408D5FD01C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30E1E35-05C7-4B11-977E-673FECAC95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e5963c-288d-4bf9-af56-2cfad89d931d"/>
    <ds:schemaRef ds:uri="0ec48e2f-71c7-41a1-99ac-db8490419d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682</TotalTime>
  <Pages>12</Pages>
  <Words>1125</Words>
  <Characters>6415</Characters>
  <Application>Microsoft Office Word</Application>
  <DocSecurity>0</DocSecurity>
  <Lines>53</Lines>
  <Paragraphs>15</Paragraphs>
  <ScaleCrop>false</ScaleCrop>
  <Company/>
  <LinksUpToDate>false</LinksUpToDate>
  <CharactersWithSpaces>7525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etropc060002</dc:creator>
  <cp:keywords/>
  <dc:description/>
  <cp:lastModifiedBy>Lubos Omelina (UNIV VUB)</cp:lastModifiedBy>
  <cp:revision>150</cp:revision>
  <cp:lastPrinted>2010-08-26T07:00:00Z</cp:lastPrinted>
  <dcterms:created xsi:type="dcterms:W3CDTF">2020-01-24T04:54:00Z</dcterms:created>
  <dcterms:modified xsi:type="dcterms:W3CDTF">2021-01-24T21:13:00Z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0x0101008DC239F00052BD4C805D7D607A2EE032</vt:lpwstr>
  </property>
</Properties>
</file>